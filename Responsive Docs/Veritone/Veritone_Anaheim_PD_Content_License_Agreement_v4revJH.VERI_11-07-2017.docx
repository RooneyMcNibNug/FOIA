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C83692" w14:textId="77777777" w:rsidR="000D7297" w:rsidRPr="000D7297" w:rsidRDefault="000D7297" w:rsidP="00A26885">
      <w:pPr>
        <w:autoSpaceDE w:val="0"/>
        <w:autoSpaceDN w:val="0"/>
        <w:adjustRightInd w:val="0"/>
        <w:spacing w:after="0" w:line="240" w:lineRule="auto"/>
        <w:jc w:val="center"/>
        <w:rPr>
          <w:rFonts w:cs="Calibri-Bold"/>
          <w:b/>
          <w:bCs/>
          <w:color w:val="000000"/>
          <w:sz w:val="20"/>
          <w:szCs w:val="20"/>
        </w:rPr>
      </w:pPr>
      <w:r w:rsidRPr="000D7297">
        <w:rPr>
          <w:rFonts w:cs="Calibri-Bold"/>
          <w:b/>
          <w:bCs/>
          <w:color w:val="000000"/>
          <w:sz w:val="20"/>
          <w:szCs w:val="20"/>
        </w:rPr>
        <w:t>CONTENT LICENSE AGREEMENT</w:t>
      </w:r>
    </w:p>
    <w:p w14:paraId="61E28156" w14:textId="77777777" w:rsidR="000D7297" w:rsidRPr="000D7297" w:rsidRDefault="000D7297" w:rsidP="000D7297">
      <w:pPr>
        <w:autoSpaceDE w:val="0"/>
        <w:autoSpaceDN w:val="0"/>
        <w:adjustRightInd w:val="0"/>
        <w:spacing w:after="0" w:line="240" w:lineRule="auto"/>
        <w:rPr>
          <w:rFonts w:cs="Calibri-Bold"/>
          <w:b/>
          <w:bCs/>
          <w:color w:val="000000"/>
          <w:sz w:val="20"/>
          <w:szCs w:val="20"/>
        </w:rPr>
      </w:pPr>
    </w:p>
    <w:p w14:paraId="4988BBA6" w14:textId="5697A1AD" w:rsidR="000D7297" w:rsidRPr="000D7297" w:rsidRDefault="000D7297" w:rsidP="00FC32B6">
      <w:pPr>
        <w:tabs>
          <w:tab w:val="left" w:pos="0"/>
        </w:tabs>
        <w:autoSpaceDE w:val="0"/>
        <w:autoSpaceDN w:val="0"/>
        <w:adjustRightInd w:val="0"/>
        <w:spacing w:after="0" w:line="240" w:lineRule="auto"/>
        <w:rPr>
          <w:rFonts w:cs="Calibri"/>
          <w:color w:val="000000"/>
          <w:sz w:val="20"/>
          <w:szCs w:val="20"/>
        </w:rPr>
      </w:pPr>
      <w:r w:rsidRPr="000D7297">
        <w:rPr>
          <w:rFonts w:cs="Calibri"/>
          <w:color w:val="000000"/>
          <w:sz w:val="20"/>
          <w:szCs w:val="20"/>
        </w:rPr>
        <w:t>T</w:t>
      </w:r>
      <w:r w:rsidR="00BD0FBA">
        <w:rPr>
          <w:rFonts w:cs="Calibri"/>
          <w:color w:val="000000"/>
          <w:sz w:val="20"/>
          <w:szCs w:val="20"/>
        </w:rPr>
        <w:t>his Content License Agreement (</w:t>
      </w:r>
      <w:r w:rsidRPr="000D7297">
        <w:rPr>
          <w:rFonts w:cs="Calibri"/>
          <w:color w:val="000000"/>
          <w:sz w:val="20"/>
          <w:szCs w:val="20"/>
        </w:rPr>
        <w:t>the “</w:t>
      </w:r>
      <w:r w:rsidRPr="000D7297">
        <w:rPr>
          <w:rFonts w:cs="Calibri-Bold"/>
          <w:b/>
          <w:bCs/>
          <w:color w:val="000000"/>
          <w:sz w:val="20"/>
          <w:szCs w:val="20"/>
        </w:rPr>
        <w:t>Agreement</w:t>
      </w:r>
      <w:r w:rsidRPr="000D7297">
        <w:rPr>
          <w:rFonts w:cs="Calibri"/>
          <w:color w:val="000000"/>
          <w:sz w:val="20"/>
          <w:szCs w:val="20"/>
        </w:rPr>
        <w:t xml:space="preserve">”) is entered into as of </w:t>
      </w:r>
      <w:del w:id="0" w:author="MAA" w:date="2017-11-07T15:53:00Z">
        <w:r w:rsidR="006E3109" w:rsidDel="001D32F4">
          <w:rPr>
            <w:rFonts w:cs="Calibri"/>
            <w:color w:val="000000"/>
            <w:sz w:val="20"/>
            <w:szCs w:val="20"/>
          </w:rPr>
          <w:delText xml:space="preserve">October </w:delText>
        </w:r>
      </w:del>
      <w:ins w:id="1" w:author="MAA" w:date="2017-11-07T15:53:00Z">
        <w:r w:rsidR="001D32F4">
          <w:rPr>
            <w:rFonts w:cs="Calibri"/>
            <w:color w:val="000000"/>
            <w:sz w:val="20"/>
            <w:szCs w:val="20"/>
          </w:rPr>
          <w:t xml:space="preserve">November </w:t>
        </w:r>
      </w:ins>
      <w:r w:rsidRPr="000D7297">
        <w:rPr>
          <w:rFonts w:cs="Calibri"/>
          <w:color w:val="000000"/>
          <w:sz w:val="20"/>
          <w:szCs w:val="20"/>
        </w:rPr>
        <w:t>__, 2017 (the “</w:t>
      </w:r>
      <w:r w:rsidRPr="000D7297">
        <w:rPr>
          <w:rFonts w:cs="Calibri-Bold"/>
          <w:b/>
          <w:bCs/>
          <w:color w:val="000000"/>
          <w:sz w:val="20"/>
          <w:szCs w:val="20"/>
        </w:rPr>
        <w:t>Effective Date</w:t>
      </w:r>
      <w:r w:rsidRPr="00BD0FBA">
        <w:rPr>
          <w:rFonts w:cs="Calibri"/>
          <w:color w:val="000000"/>
          <w:sz w:val="20"/>
          <w:szCs w:val="20"/>
        </w:rPr>
        <w:t>”</w:t>
      </w:r>
      <w:r w:rsidRPr="00BD0FBA">
        <w:rPr>
          <w:rFonts w:cs="Calibri-Bold"/>
          <w:bCs/>
          <w:color w:val="000000"/>
          <w:sz w:val="20"/>
          <w:szCs w:val="20"/>
        </w:rPr>
        <w:t xml:space="preserve">) </w:t>
      </w:r>
      <w:r w:rsidRPr="000D7297">
        <w:rPr>
          <w:rFonts w:cs="Calibri"/>
          <w:color w:val="000000"/>
          <w:sz w:val="20"/>
          <w:szCs w:val="20"/>
        </w:rPr>
        <w:t xml:space="preserve">by and between </w:t>
      </w:r>
      <w:r w:rsidRPr="000D7297">
        <w:rPr>
          <w:rFonts w:cs="Calibri-Bold"/>
          <w:b/>
          <w:bCs/>
          <w:color w:val="000000"/>
          <w:sz w:val="20"/>
          <w:szCs w:val="20"/>
        </w:rPr>
        <w:t>Veritone, Inc.</w:t>
      </w:r>
      <w:r w:rsidRPr="000D7297">
        <w:rPr>
          <w:rFonts w:cs="Calibri"/>
          <w:color w:val="000000"/>
          <w:sz w:val="20"/>
          <w:szCs w:val="20"/>
        </w:rPr>
        <w:t>, a Delaware corporation, with its principal place of business at 575 Anton Boulevard, Costa Mesa, CA 92626 (“</w:t>
      </w:r>
      <w:r w:rsidRPr="000D7297">
        <w:rPr>
          <w:rFonts w:cs="Calibri-Bold"/>
          <w:b/>
          <w:bCs/>
          <w:color w:val="000000"/>
          <w:sz w:val="20"/>
          <w:szCs w:val="20"/>
        </w:rPr>
        <w:t>Veritone</w:t>
      </w:r>
      <w:r w:rsidRPr="000D7297">
        <w:rPr>
          <w:rFonts w:cs="Calibri"/>
          <w:color w:val="000000"/>
          <w:sz w:val="20"/>
          <w:szCs w:val="20"/>
        </w:rPr>
        <w:t xml:space="preserve">”) and </w:t>
      </w:r>
      <w:r w:rsidRPr="000D7297">
        <w:rPr>
          <w:rFonts w:cs="Calibri-Bold"/>
          <w:b/>
          <w:bCs/>
          <w:color w:val="000000"/>
          <w:sz w:val="20"/>
          <w:szCs w:val="20"/>
        </w:rPr>
        <w:t xml:space="preserve">Anaheim Police Department, </w:t>
      </w:r>
      <w:r w:rsidRPr="000D7297">
        <w:rPr>
          <w:rFonts w:cs="Calibri"/>
          <w:color w:val="000000"/>
          <w:sz w:val="20"/>
          <w:szCs w:val="20"/>
        </w:rPr>
        <w:t>having its principal offices located at the address set forth in the signature block hereof (“</w:t>
      </w:r>
      <w:r w:rsidRPr="000D7297">
        <w:rPr>
          <w:rFonts w:cs="Calibri-Bold"/>
          <w:b/>
          <w:bCs/>
          <w:color w:val="000000"/>
          <w:sz w:val="20"/>
          <w:szCs w:val="20"/>
        </w:rPr>
        <w:t>Licensor</w:t>
      </w:r>
      <w:r w:rsidRPr="000D7297">
        <w:rPr>
          <w:rFonts w:cs="Calibri"/>
          <w:color w:val="000000"/>
          <w:sz w:val="20"/>
          <w:szCs w:val="20"/>
        </w:rPr>
        <w:t>”</w:t>
      </w:r>
      <w:r w:rsidR="006E3109">
        <w:rPr>
          <w:rFonts w:cs="Calibri"/>
          <w:color w:val="000000"/>
          <w:sz w:val="20"/>
          <w:szCs w:val="20"/>
        </w:rPr>
        <w:t xml:space="preserve"> or “</w:t>
      </w:r>
      <w:r w:rsidR="006E3109" w:rsidRPr="001F2B02">
        <w:rPr>
          <w:rFonts w:cs="Calibri"/>
          <w:b/>
          <w:color w:val="000000"/>
          <w:sz w:val="20"/>
          <w:szCs w:val="20"/>
        </w:rPr>
        <w:t>Anaheim</w:t>
      </w:r>
      <w:r w:rsidR="006E3109">
        <w:rPr>
          <w:rFonts w:cs="Calibri"/>
          <w:color w:val="000000"/>
          <w:sz w:val="20"/>
          <w:szCs w:val="20"/>
        </w:rPr>
        <w:t>”</w:t>
      </w:r>
      <w:r w:rsidRPr="000D7297">
        <w:rPr>
          <w:rFonts w:cs="Calibri"/>
          <w:color w:val="000000"/>
          <w:sz w:val="20"/>
          <w:szCs w:val="20"/>
        </w:rPr>
        <w:t>). In consideration of the promises and the mutual covenants and agreements set forth herein, and for other good and valuable consideration, the receipt and sufficiency of which are hereby acknowledged, the parties agree as follows:</w:t>
      </w:r>
    </w:p>
    <w:p w14:paraId="1D93AF5D" w14:textId="77777777" w:rsidR="000D7297" w:rsidRPr="000D7297" w:rsidRDefault="000D7297" w:rsidP="00FC32B6">
      <w:pPr>
        <w:tabs>
          <w:tab w:val="left" w:pos="360"/>
        </w:tabs>
        <w:autoSpaceDE w:val="0"/>
        <w:autoSpaceDN w:val="0"/>
        <w:adjustRightInd w:val="0"/>
        <w:spacing w:after="0" w:line="240" w:lineRule="auto"/>
        <w:ind w:left="360" w:hanging="360"/>
        <w:rPr>
          <w:rFonts w:cs="Calibri"/>
          <w:color w:val="000000"/>
          <w:sz w:val="20"/>
          <w:szCs w:val="20"/>
        </w:rPr>
      </w:pPr>
    </w:p>
    <w:p w14:paraId="45BB5761" w14:textId="5E98B350" w:rsidR="000D7297" w:rsidRPr="000D7297" w:rsidRDefault="000D7297" w:rsidP="00FC32B6">
      <w:pPr>
        <w:tabs>
          <w:tab w:val="left" w:pos="360"/>
        </w:tabs>
        <w:autoSpaceDE w:val="0"/>
        <w:autoSpaceDN w:val="0"/>
        <w:adjustRightInd w:val="0"/>
        <w:spacing w:after="0" w:line="240" w:lineRule="auto"/>
        <w:ind w:left="360" w:hanging="360"/>
        <w:rPr>
          <w:rFonts w:cs="Calibri"/>
          <w:color w:val="000000"/>
          <w:sz w:val="20"/>
          <w:szCs w:val="20"/>
        </w:rPr>
      </w:pPr>
      <w:r w:rsidRPr="000D7297">
        <w:rPr>
          <w:rFonts w:cs="Calibri"/>
          <w:color w:val="000000"/>
          <w:sz w:val="20"/>
          <w:szCs w:val="20"/>
        </w:rPr>
        <w:t xml:space="preserve">1. </w:t>
      </w:r>
      <w:r w:rsidR="00FC32B6">
        <w:rPr>
          <w:rFonts w:cs="Calibri"/>
          <w:color w:val="000000"/>
          <w:sz w:val="20"/>
          <w:szCs w:val="20"/>
        </w:rPr>
        <w:tab/>
      </w:r>
      <w:r w:rsidRPr="000D7297">
        <w:rPr>
          <w:rFonts w:cs="Calibri-Bold"/>
          <w:b/>
          <w:bCs/>
          <w:color w:val="000000"/>
          <w:sz w:val="20"/>
          <w:szCs w:val="20"/>
        </w:rPr>
        <w:t>License</w:t>
      </w:r>
      <w:r w:rsidRPr="000D7297">
        <w:rPr>
          <w:rFonts w:cs="Calibri"/>
          <w:color w:val="000000"/>
          <w:sz w:val="20"/>
          <w:szCs w:val="20"/>
        </w:rPr>
        <w:t>. Licensor hereby grants Veritone during the Term, a non-exclusive, non-transferable, nonsublicensable, royalty-free license to use any of the content contained in the video feeds (body cam, CCTV,</w:t>
      </w:r>
      <w:r w:rsidR="00FC32B6">
        <w:rPr>
          <w:rFonts w:cs="Calibri"/>
          <w:color w:val="000000"/>
          <w:sz w:val="20"/>
          <w:szCs w:val="20"/>
        </w:rPr>
        <w:t xml:space="preserve"> </w:t>
      </w:r>
      <w:r w:rsidRPr="000D7297">
        <w:rPr>
          <w:rFonts w:cs="Calibri"/>
          <w:color w:val="000000"/>
          <w:sz w:val="20"/>
          <w:szCs w:val="20"/>
        </w:rPr>
        <w:t>etc.) or any other content of Licensor (“</w:t>
      </w:r>
      <w:r w:rsidRPr="000D7297">
        <w:rPr>
          <w:rFonts w:cs="Calibri-Bold"/>
          <w:b/>
          <w:bCs/>
          <w:color w:val="000000"/>
          <w:sz w:val="20"/>
          <w:szCs w:val="20"/>
        </w:rPr>
        <w:t>Content</w:t>
      </w:r>
      <w:r w:rsidRPr="000D7297">
        <w:rPr>
          <w:rFonts w:cs="Calibri"/>
          <w:color w:val="000000"/>
          <w:sz w:val="20"/>
          <w:szCs w:val="20"/>
        </w:rPr>
        <w:t>”) expressly provided by Licensor to Veritone (the “License”),</w:t>
      </w:r>
      <w:r w:rsidR="00FC32B6">
        <w:rPr>
          <w:rFonts w:cs="Calibri"/>
          <w:color w:val="000000"/>
          <w:sz w:val="20"/>
          <w:szCs w:val="20"/>
        </w:rPr>
        <w:t xml:space="preserve"> </w:t>
      </w:r>
      <w:r w:rsidRPr="000D7297">
        <w:rPr>
          <w:rFonts w:cs="Calibri"/>
          <w:color w:val="000000"/>
          <w:sz w:val="20"/>
          <w:szCs w:val="20"/>
        </w:rPr>
        <w:t xml:space="preserve">to be used by Veritone and its third party </w:t>
      </w:r>
      <w:del w:id="2" w:author="MAA" w:date="2017-11-07T15:50:00Z">
        <w:r w:rsidRPr="000D7297" w:rsidDel="00096900">
          <w:rPr>
            <w:rFonts w:cs="Calibri"/>
            <w:color w:val="000000"/>
            <w:sz w:val="20"/>
            <w:szCs w:val="20"/>
          </w:rPr>
          <w:delText xml:space="preserve">service </w:delText>
        </w:r>
      </w:del>
      <w:ins w:id="3" w:author="MAA" w:date="2017-11-07T15:50:00Z">
        <w:r w:rsidR="00096900">
          <w:rPr>
            <w:rFonts w:cs="Calibri"/>
            <w:color w:val="000000"/>
            <w:sz w:val="20"/>
            <w:szCs w:val="20"/>
          </w:rPr>
          <w:t>engine</w:t>
        </w:r>
        <w:r w:rsidR="00096900" w:rsidRPr="000D7297">
          <w:rPr>
            <w:rFonts w:cs="Calibri"/>
            <w:color w:val="000000"/>
            <w:sz w:val="20"/>
            <w:szCs w:val="20"/>
          </w:rPr>
          <w:t xml:space="preserve"> </w:t>
        </w:r>
      </w:ins>
      <w:r w:rsidRPr="000D7297">
        <w:rPr>
          <w:rFonts w:cs="Calibri"/>
          <w:color w:val="000000"/>
          <w:sz w:val="20"/>
          <w:szCs w:val="20"/>
        </w:rPr>
        <w:t>providers in connection</w:t>
      </w:r>
      <w:r w:rsidR="00FC32B6">
        <w:rPr>
          <w:rFonts w:cs="Calibri"/>
          <w:color w:val="000000"/>
          <w:sz w:val="20"/>
          <w:szCs w:val="20"/>
        </w:rPr>
        <w:t xml:space="preserve"> with the Veritone Platform for </w:t>
      </w:r>
      <w:r w:rsidRPr="000D7297">
        <w:rPr>
          <w:rFonts w:cs="Calibri"/>
          <w:color w:val="000000"/>
          <w:sz w:val="20"/>
          <w:szCs w:val="20"/>
        </w:rPr>
        <w:t>purposes of completing a proof of concept with respect to the Veritone Plat</w:t>
      </w:r>
      <w:r w:rsidR="00FC32B6">
        <w:rPr>
          <w:rFonts w:cs="Calibri"/>
          <w:color w:val="000000"/>
          <w:sz w:val="20"/>
          <w:szCs w:val="20"/>
        </w:rPr>
        <w:t xml:space="preserve">form and Services for Licensor. </w:t>
      </w:r>
      <w:r w:rsidRPr="000D7297">
        <w:rPr>
          <w:rFonts w:cs="Calibri"/>
          <w:color w:val="000000"/>
          <w:sz w:val="20"/>
          <w:szCs w:val="20"/>
        </w:rPr>
        <w:t>Veritone agrees to use the Content only for lawful purposes and only as expressly authorized hereunder.</w:t>
      </w:r>
    </w:p>
    <w:p w14:paraId="3F1400DA" w14:textId="77777777" w:rsidR="000D7297" w:rsidRPr="000D7297" w:rsidRDefault="000D7297" w:rsidP="00FC32B6">
      <w:pPr>
        <w:tabs>
          <w:tab w:val="left" w:pos="360"/>
        </w:tabs>
        <w:autoSpaceDE w:val="0"/>
        <w:autoSpaceDN w:val="0"/>
        <w:adjustRightInd w:val="0"/>
        <w:spacing w:after="0" w:line="240" w:lineRule="auto"/>
        <w:ind w:left="360" w:hanging="360"/>
        <w:rPr>
          <w:rFonts w:cs="Calibri"/>
          <w:color w:val="000000"/>
          <w:sz w:val="20"/>
          <w:szCs w:val="20"/>
        </w:rPr>
      </w:pPr>
    </w:p>
    <w:p w14:paraId="7D717226" w14:textId="77777777" w:rsidR="000D7297" w:rsidRPr="000D7297" w:rsidRDefault="000D7297" w:rsidP="00FC32B6">
      <w:pPr>
        <w:tabs>
          <w:tab w:val="left" w:pos="360"/>
        </w:tabs>
        <w:autoSpaceDE w:val="0"/>
        <w:autoSpaceDN w:val="0"/>
        <w:adjustRightInd w:val="0"/>
        <w:spacing w:after="0" w:line="240" w:lineRule="auto"/>
        <w:ind w:left="360" w:hanging="360"/>
        <w:rPr>
          <w:rFonts w:cs="Calibri"/>
          <w:color w:val="000000"/>
          <w:sz w:val="20"/>
          <w:szCs w:val="20"/>
        </w:rPr>
      </w:pPr>
      <w:r w:rsidRPr="000D7297">
        <w:rPr>
          <w:rFonts w:cs="Calibri"/>
          <w:color w:val="000000"/>
          <w:sz w:val="20"/>
          <w:szCs w:val="20"/>
        </w:rPr>
        <w:t xml:space="preserve">2. </w:t>
      </w:r>
      <w:r w:rsidR="00FC32B6">
        <w:rPr>
          <w:rFonts w:cs="Calibri"/>
          <w:color w:val="000000"/>
          <w:sz w:val="20"/>
          <w:szCs w:val="20"/>
        </w:rPr>
        <w:tab/>
      </w:r>
      <w:r w:rsidRPr="000D7297">
        <w:rPr>
          <w:rFonts w:cs="Calibri-Bold"/>
          <w:b/>
          <w:bCs/>
          <w:color w:val="000000"/>
          <w:sz w:val="20"/>
          <w:szCs w:val="20"/>
        </w:rPr>
        <w:t>Licensor Content</w:t>
      </w:r>
      <w:r w:rsidRPr="000D7297">
        <w:rPr>
          <w:rFonts w:cs="Calibri"/>
          <w:color w:val="000000"/>
          <w:sz w:val="20"/>
          <w:szCs w:val="20"/>
        </w:rPr>
        <w:t xml:space="preserve">. Licensor agrees to provide Veritone access, via such means of transmission mutually agreed upon by the parties, to the Content in connection with the License. The </w:t>
      </w:r>
      <w:r w:rsidR="00FC32B6">
        <w:rPr>
          <w:rFonts w:cs="Calibri"/>
          <w:color w:val="000000"/>
          <w:sz w:val="20"/>
          <w:szCs w:val="20"/>
        </w:rPr>
        <w:t xml:space="preserve">Content provided by Licensor to </w:t>
      </w:r>
      <w:r w:rsidRPr="000D7297">
        <w:rPr>
          <w:rFonts w:cs="Calibri"/>
          <w:color w:val="000000"/>
          <w:sz w:val="20"/>
          <w:szCs w:val="20"/>
        </w:rPr>
        <w:t>Veritone shall be subject to Veritone’s data security policy as specified in Exhibit A attached hereto.</w:t>
      </w:r>
    </w:p>
    <w:p w14:paraId="04351C89" w14:textId="77777777" w:rsidR="000D7297" w:rsidRPr="000D7297" w:rsidRDefault="000D7297" w:rsidP="00FC32B6">
      <w:pPr>
        <w:tabs>
          <w:tab w:val="left" w:pos="360"/>
        </w:tabs>
        <w:autoSpaceDE w:val="0"/>
        <w:autoSpaceDN w:val="0"/>
        <w:adjustRightInd w:val="0"/>
        <w:spacing w:after="0" w:line="240" w:lineRule="auto"/>
        <w:ind w:left="360" w:hanging="360"/>
        <w:rPr>
          <w:rFonts w:cs="Calibri"/>
          <w:color w:val="000000"/>
          <w:sz w:val="20"/>
          <w:szCs w:val="20"/>
        </w:rPr>
      </w:pPr>
    </w:p>
    <w:p w14:paraId="049469A6" w14:textId="77777777" w:rsidR="000D7297" w:rsidRPr="000D7297" w:rsidRDefault="000D7297" w:rsidP="00FC32B6">
      <w:pPr>
        <w:tabs>
          <w:tab w:val="left" w:pos="360"/>
        </w:tabs>
        <w:autoSpaceDE w:val="0"/>
        <w:autoSpaceDN w:val="0"/>
        <w:adjustRightInd w:val="0"/>
        <w:spacing w:after="0" w:line="240" w:lineRule="auto"/>
        <w:ind w:left="360" w:hanging="360"/>
        <w:rPr>
          <w:rFonts w:cs="Calibri"/>
          <w:color w:val="000000"/>
          <w:sz w:val="20"/>
          <w:szCs w:val="20"/>
        </w:rPr>
      </w:pPr>
      <w:r w:rsidRPr="000D7297">
        <w:rPr>
          <w:rFonts w:cs="Calibri"/>
          <w:color w:val="000000"/>
          <w:sz w:val="20"/>
          <w:szCs w:val="20"/>
        </w:rPr>
        <w:t xml:space="preserve">3. </w:t>
      </w:r>
      <w:r w:rsidR="00FC32B6">
        <w:rPr>
          <w:rFonts w:cs="Calibri"/>
          <w:color w:val="000000"/>
          <w:sz w:val="20"/>
          <w:szCs w:val="20"/>
        </w:rPr>
        <w:tab/>
      </w:r>
      <w:r w:rsidRPr="000D7297">
        <w:rPr>
          <w:rFonts w:cs="Calibri-Bold"/>
          <w:b/>
          <w:bCs/>
          <w:color w:val="000000"/>
          <w:sz w:val="20"/>
          <w:szCs w:val="20"/>
        </w:rPr>
        <w:t xml:space="preserve">Licensor Property. </w:t>
      </w:r>
      <w:r w:rsidRPr="000D7297">
        <w:rPr>
          <w:rFonts w:cs="Calibri"/>
          <w:color w:val="000000"/>
          <w:sz w:val="20"/>
          <w:szCs w:val="20"/>
        </w:rPr>
        <w:t>As between Licensor and Veritone, Licensor retains all right</w:t>
      </w:r>
      <w:r w:rsidR="00FC32B6">
        <w:rPr>
          <w:rFonts w:cs="Calibri"/>
          <w:color w:val="000000"/>
          <w:sz w:val="20"/>
          <w:szCs w:val="20"/>
        </w:rPr>
        <w:t xml:space="preserve">, title and interest (including </w:t>
      </w:r>
      <w:r w:rsidRPr="000D7297">
        <w:rPr>
          <w:rFonts w:cs="Calibri"/>
          <w:color w:val="000000"/>
          <w:sz w:val="20"/>
          <w:szCs w:val="20"/>
        </w:rPr>
        <w:t>Intellectual Property Rights), in and to, the Content. “</w:t>
      </w:r>
      <w:r w:rsidRPr="000D7297">
        <w:rPr>
          <w:rFonts w:cs="Calibri-Bold"/>
          <w:b/>
          <w:bCs/>
          <w:color w:val="000000"/>
          <w:sz w:val="20"/>
          <w:szCs w:val="20"/>
        </w:rPr>
        <w:t>Intellectual Property Rights</w:t>
      </w:r>
      <w:r w:rsidR="00FC32B6">
        <w:rPr>
          <w:rFonts w:cs="Calibri"/>
          <w:color w:val="000000"/>
          <w:sz w:val="20"/>
          <w:szCs w:val="20"/>
        </w:rPr>
        <w:t xml:space="preserve">” means all forms of </w:t>
      </w:r>
      <w:r w:rsidRPr="000D7297">
        <w:rPr>
          <w:rFonts w:cs="Calibri"/>
          <w:color w:val="000000"/>
          <w:sz w:val="20"/>
          <w:szCs w:val="20"/>
        </w:rPr>
        <w:t xml:space="preserve">proprietary rights, titles, interests, and ownership relating to patents, patent </w:t>
      </w:r>
      <w:r w:rsidR="00FC32B6">
        <w:rPr>
          <w:rFonts w:cs="Calibri"/>
          <w:color w:val="000000"/>
          <w:sz w:val="20"/>
          <w:szCs w:val="20"/>
        </w:rPr>
        <w:t xml:space="preserve">rights, copyrights, trademarks, </w:t>
      </w:r>
      <w:r w:rsidRPr="000D7297">
        <w:rPr>
          <w:rFonts w:cs="Calibri"/>
          <w:color w:val="000000"/>
          <w:sz w:val="20"/>
          <w:szCs w:val="20"/>
        </w:rPr>
        <w:t xml:space="preserve">trade dresses, trade secrets, know-how, mask works, </w:t>
      </w:r>
      <w:r w:rsidRPr="000D7297">
        <w:rPr>
          <w:rFonts w:cs="Calibri-Italic"/>
          <w:i/>
          <w:iCs/>
          <w:color w:val="000000"/>
          <w:sz w:val="20"/>
          <w:szCs w:val="20"/>
        </w:rPr>
        <w:t xml:space="preserve">droit moral </w:t>
      </w:r>
      <w:r w:rsidRPr="000D7297">
        <w:rPr>
          <w:rFonts w:cs="Calibri"/>
          <w:color w:val="000000"/>
          <w:sz w:val="20"/>
          <w:szCs w:val="20"/>
        </w:rPr>
        <w:t>(moral rights), p</w:t>
      </w:r>
      <w:r w:rsidR="00FC32B6">
        <w:rPr>
          <w:rFonts w:cs="Calibri"/>
          <w:color w:val="000000"/>
          <w:sz w:val="20"/>
          <w:szCs w:val="20"/>
        </w:rPr>
        <w:t xml:space="preserve">ublicity rights and all similar </w:t>
      </w:r>
      <w:r w:rsidRPr="000D7297">
        <w:rPr>
          <w:rFonts w:cs="Calibri"/>
          <w:color w:val="000000"/>
          <w:sz w:val="20"/>
          <w:szCs w:val="20"/>
        </w:rPr>
        <w:t>rights of every type that may exist now or in the future in any jurisdiction, i</w:t>
      </w:r>
      <w:r w:rsidR="00FC32B6">
        <w:rPr>
          <w:rFonts w:cs="Calibri"/>
          <w:color w:val="000000"/>
          <w:sz w:val="20"/>
          <w:szCs w:val="20"/>
        </w:rPr>
        <w:t xml:space="preserve">ncluding without limitation all </w:t>
      </w:r>
      <w:r w:rsidRPr="000D7297">
        <w:rPr>
          <w:rFonts w:cs="Calibri"/>
          <w:color w:val="000000"/>
          <w:sz w:val="20"/>
          <w:szCs w:val="20"/>
        </w:rPr>
        <w:t>applications and registrations therefore and rights to apply for any of the foregoing.</w:t>
      </w:r>
    </w:p>
    <w:p w14:paraId="4CA5A96B" w14:textId="77777777" w:rsidR="000D7297" w:rsidRPr="000D7297" w:rsidRDefault="000D7297" w:rsidP="00FC32B6">
      <w:pPr>
        <w:tabs>
          <w:tab w:val="left" w:pos="360"/>
        </w:tabs>
        <w:autoSpaceDE w:val="0"/>
        <w:autoSpaceDN w:val="0"/>
        <w:adjustRightInd w:val="0"/>
        <w:spacing w:after="0" w:line="240" w:lineRule="auto"/>
        <w:ind w:left="360" w:hanging="360"/>
        <w:rPr>
          <w:rFonts w:cs="Calibri"/>
          <w:color w:val="000000"/>
          <w:sz w:val="20"/>
          <w:szCs w:val="20"/>
        </w:rPr>
      </w:pPr>
    </w:p>
    <w:p w14:paraId="0A615CD8" w14:textId="77777777" w:rsidR="000D7297" w:rsidRPr="000D7297" w:rsidRDefault="000D7297" w:rsidP="00FC32B6">
      <w:pPr>
        <w:tabs>
          <w:tab w:val="left" w:pos="360"/>
        </w:tabs>
        <w:autoSpaceDE w:val="0"/>
        <w:autoSpaceDN w:val="0"/>
        <w:adjustRightInd w:val="0"/>
        <w:spacing w:after="0" w:line="240" w:lineRule="auto"/>
        <w:ind w:left="360" w:hanging="360"/>
        <w:rPr>
          <w:rFonts w:cs="Calibri-Bold"/>
          <w:b/>
          <w:bCs/>
          <w:color w:val="000000"/>
          <w:sz w:val="20"/>
          <w:szCs w:val="20"/>
        </w:rPr>
      </w:pPr>
      <w:r w:rsidRPr="000D7297">
        <w:rPr>
          <w:rFonts w:cs="Calibri-Bold"/>
          <w:b/>
          <w:bCs/>
          <w:color w:val="000000"/>
          <w:sz w:val="20"/>
          <w:szCs w:val="20"/>
        </w:rPr>
        <w:t>4. Term and Termination.</w:t>
      </w:r>
    </w:p>
    <w:p w14:paraId="54337E51" w14:textId="77777777" w:rsidR="000D7297" w:rsidRPr="000D7297" w:rsidRDefault="000D7297" w:rsidP="00FC32B6">
      <w:pPr>
        <w:tabs>
          <w:tab w:val="left" w:pos="360"/>
        </w:tabs>
        <w:autoSpaceDE w:val="0"/>
        <w:autoSpaceDN w:val="0"/>
        <w:adjustRightInd w:val="0"/>
        <w:spacing w:after="0" w:line="240" w:lineRule="auto"/>
        <w:ind w:left="360" w:hanging="360"/>
        <w:rPr>
          <w:rFonts w:cs="Calibri-Bold"/>
          <w:b/>
          <w:bCs/>
          <w:color w:val="000000"/>
          <w:sz w:val="20"/>
          <w:szCs w:val="20"/>
        </w:rPr>
      </w:pPr>
    </w:p>
    <w:p w14:paraId="5681DDF0" w14:textId="77777777" w:rsidR="000D7297" w:rsidRPr="000D7297" w:rsidRDefault="00FC32B6" w:rsidP="00FC32B6">
      <w:pPr>
        <w:tabs>
          <w:tab w:val="left" w:pos="360"/>
          <w:tab w:val="left" w:pos="720"/>
        </w:tabs>
        <w:autoSpaceDE w:val="0"/>
        <w:autoSpaceDN w:val="0"/>
        <w:adjustRightInd w:val="0"/>
        <w:spacing w:after="0" w:line="240" w:lineRule="auto"/>
        <w:ind w:left="720" w:hanging="720"/>
        <w:rPr>
          <w:rFonts w:cs="Calibri"/>
          <w:color w:val="000000"/>
          <w:sz w:val="20"/>
          <w:szCs w:val="20"/>
        </w:rPr>
      </w:pPr>
      <w:r>
        <w:rPr>
          <w:rFonts w:cs="Calibri"/>
          <w:color w:val="000000"/>
          <w:sz w:val="20"/>
          <w:szCs w:val="20"/>
        </w:rPr>
        <w:tab/>
      </w:r>
      <w:r w:rsidR="000D7297" w:rsidRPr="000D7297">
        <w:rPr>
          <w:rFonts w:cs="Calibri"/>
          <w:color w:val="000000"/>
          <w:sz w:val="20"/>
          <w:szCs w:val="20"/>
        </w:rPr>
        <w:t xml:space="preserve">4.1. </w:t>
      </w:r>
      <w:r w:rsidR="000D7297" w:rsidRPr="000D7297">
        <w:rPr>
          <w:rFonts w:cs="Calibri-Bold"/>
          <w:b/>
          <w:bCs/>
          <w:color w:val="000000"/>
          <w:sz w:val="20"/>
          <w:szCs w:val="20"/>
        </w:rPr>
        <w:t xml:space="preserve">Term. </w:t>
      </w:r>
      <w:r w:rsidR="000D7297" w:rsidRPr="000D7297">
        <w:rPr>
          <w:rFonts w:cs="Calibri"/>
          <w:color w:val="000000"/>
          <w:sz w:val="20"/>
          <w:szCs w:val="20"/>
        </w:rPr>
        <w:t>This Agreement shall be for a term commencing on the Effective Date and ending six (6) months</w:t>
      </w:r>
      <w:r>
        <w:rPr>
          <w:rFonts w:cs="Calibri"/>
          <w:color w:val="000000"/>
          <w:sz w:val="20"/>
          <w:szCs w:val="20"/>
        </w:rPr>
        <w:t xml:space="preserve"> </w:t>
      </w:r>
      <w:r w:rsidR="000D7297" w:rsidRPr="000D7297">
        <w:rPr>
          <w:rFonts w:cs="Calibri"/>
          <w:color w:val="000000"/>
          <w:sz w:val="20"/>
          <w:szCs w:val="20"/>
        </w:rPr>
        <w:t>thereafter (the “</w:t>
      </w:r>
      <w:r w:rsidR="000D7297" w:rsidRPr="000D7297">
        <w:rPr>
          <w:rFonts w:cs="Calibri-Bold"/>
          <w:b/>
          <w:bCs/>
          <w:color w:val="000000"/>
          <w:sz w:val="20"/>
          <w:szCs w:val="20"/>
        </w:rPr>
        <w:t>Term</w:t>
      </w:r>
      <w:r w:rsidR="000D7297" w:rsidRPr="000D7297">
        <w:rPr>
          <w:rFonts w:cs="Calibri"/>
          <w:color w:val="000000"/>
          <w:sz w:val="20"/>
          <w:szCs w:val="20"/>
        </w:rPr>
        <w:t>”); provided that Licensor may terminate this Agre</w:t>
      </w:r>
      <w:r>
        <w:rPr>
          <w:rFonts w:cs="Calibri"/>
          <w:color w:val="000000"/>
          <w:sz w:val="20"/>
          <w:szCs w:val="20"/>
        </w:rPr>
        <w:t xml:space="preserve">ement for any reason during the </w:t>
      </w:r>
      <w:r w:rsidR="000D7297" w:rsidRPr="000D7297">
        <w:rPr>
          <w:rFonts w:cs="Calibri"/>
          <w:color w:val="000000"/>
          <w:sz w:val="20"/>
          <w:szCs w:val="20"/>
        </w:rPr>
        <w:t>Term upon five (5) days prior written notice.</w:t>
      </w:r>
    </w:p>
    <w:p w14:paraId="4F2C2B56" w14:textId="77777777" w:rsidR="000D7297" w:rsidRPr="000D7297" w:rsidRDefault="000D7297" w:rsidP="00FC32B6">
      <w:pPr>
        <w:tabs>
          <w:tab w:val="left" w:pos="360"/>
          <w:tab w:val="left" w:pos="720"/>
        </w:tabs>
        <w:autoSpaceDE w:val="0"/>
        <w:autoSpaceDN w:val="0"/>
        <w:adjustRightInd w:val="0"/>
        <w:spacing w:after="0" w:line="240" w:lineRule="auto"/>
        <w:ind w:left="720" w:hanging="720"/>
        <w:rPr>
          <w:rFonts w:cs="Calibri"/>
          <w:color w:val="000000"/>
          <w:sz w:val="20"/>
          <w:szCs w:val="20"/>
        </w:rPr>
      </w:pPr>
    </w:p>
    <w:p w14:paraId="6C875257" w14:textId="77777777" w:rsidR="000D7297" w:rsidRPr="000D7297" w:rsidRDefault="00FC32B6" w:rsidP="00FC32B6">
      <w:pPr>
        <w:tabs>
          <w:tab w:val="left" w:pos="360"/>
          <w:tab w:val="left" w:pos="720"/>
        </w:tabs>
        <w:autoSpaceDE w:val="0"/>
        <w:autoSpaceDN w:val="0"/>
        <w:adjustRightInd w:val="0"/>
        <w:spacing w:after="0" w:line="240" w:lineRule="auto"/>
        <w:ind w:left="720" w:hanging="720"/>
        <w:rPr>
          <w:rFonts w:cs="Calibri"/>
          <w:color w:val="000000"/>
          <w:sz w:val="20"/>
          <w:szCs w:val="20"/>
        </w:rPr>
      </w:pPr>
      <w:r>
        <w:rPr>
          <w:rFonts w:cs="Calibri"/>
          <w:color w:val="000000"/>
          <w:sz w:val="20"/>
          <w:szCs w:val="20"/>
        </w:rPr>
        <w:tab/>
      </w:r>
      <w:r w:rsidR="000D7297" w:rsidRPr="000D7297">
        <w:rPr>
          <w:rFonts w:cs="Calibri"/>
          <w:color w:val="000000"/>
          <w:sz w:val="20"/>
          <w:szCs w:val="20"/>
        </w:rPr>
        <w:t xml:space="preserve">4.2. </w:t>
      </w:r>
      <w:r w:rsidR="000D7297" w:rsidRPr="000D7297">
        <w:rPr>
          <w:rFonts w:cs="Calibri-Bold"/>
          <w:b/>
          <w:bCs/>
          <w:color w:val="000000"/>
          <w:sz w:val="20"/>
          <w:szCs w:val="20"/>
        </w:rPr>
        <w:t xml:space="preserve">Effect of Termination. </w:t>
      </w:r>
      <w:r w:rsidR="000D7297" w:rsidRPr="000D7297">
        <w:rPr>
          <w:rFonts w:cs="Calibri"/>
          <w:color w:val="000000"/>
          <w:sz w:val="20"/>
          <w:szCs w:val="20"/>
        </w:rPr>
        <w:t>If at any time this Agreement is terminated, or upon expiration</w:t>
      </w:r>
      <w:r>
        <w:rPr>
          <w:rFonts w:cs="Calibri"/>
          <w:color w:val="000000"/>
          <w:sz w:val="20"/>
          <w:szCs w:val="20"/>
        </w:rPr>
        <w:t xml:space="preserve"> of the Term, (i) all </w:t>
      </w:r>
      <w:r w:rsidR="000D7297" w:rsidRPr="000D7297">
        <w:rPr>
          <w:rFonts w:cs="Calibri"/>
          <w:color w:val="000000"/>
          <w:sz w:val="20"/>
          <w:szCs w:val="20"/>
        </w:rPr>
        <w:t>licenses and rights granted to Veritone herein shall automatically terminate, and (ii) Veritone shall immediately cease using the Content and comply with the Purge Obligation with respect to the Content. As used herein, “</w:t>
      </w:r>
      <w:r w:rsidR="000D7297" w:rsidRPr="000D7297">
        <w:rPr>
          <w:rFonts w:cs="Calibri-Bold"/>
          <w:b/>
          <w:bCs/>
          <w:color w:val="000000"/>
          <w:sz w:val="20"/>
          <w:szCs w:val="20"/>
        </w:rPr>
        <w:t>Purge Obligation</w:t>
      </w:r>
      <w:r w:rsidR="000D7297" w:rsidRPr="000D7297">
        <w:rPr>
          <w:rFonts w:cs="Calibri"/>
          <w:color w:val="000000"/>
          <w:sz w:val="20"/>
          <w:szCs w:val="20"/>
        </w:rPr>
        <w:t>” means the complete deletion of all Content from the Veritone Platform.</w:t>
      </w:r>
    </w:p>
    <w:p w14:paraId="1E6EB41E" w14:textId="77777777" w:rsidR="000D7297" w:rsidRPr="000D7297" w:rsidRDefault="000D7297" w:rsidP="00FC32B6">
      <w:pPr>
        <w:tabs>
          <w:tab w:val="left" w:pos="360"/>
        </w:tabs>
        <w:autoSpaceDE w:val="0"/>
        <w:autoSpaceDN w:val="0"/>
        <w:adjustRightInd w:val="0"/>
        <w:spacing w:after="0" w:line="240" w:lineRule="auto"/>
        <w:ind w:left="360" w:hanging="360"/>
        <w:rPr>
          <w:rFonts w:cs="Calibri"/>
          <w:color w:val="000000"/>
          <w:sz w:val="20"/>
          <w:szCs w:val="20"/>
        </w:rPr>
      </w:pPr>
    </w:p>
    <w:p w14:paraId="18009494" w14:textId="77777777" w:rsidR="000D7297" w:rsidRPr="000D7297" w:rsidRDefault="000D7297" w:rsidP="00FC32B6">
      <w:pPr>
        <w:tabs>
          <w:tab w:val="left" w:pos="360"/>
        </w:tabs>
        <w:autoSpaceDE w:val="0"/>
        <w:autoSpaceDN w:val="0"/>
        <w:adjustRightInd w:val="0"/>
        <w:spacing w:after="0" w:line="240" w:lineRule="auto"/>
        <w:ind w:left="360" w:hanging="360"/>
        <w:rPr>
          <w:rFonts w:cs="Calibri-Bold"/>
          <w:b/>
          <w:bCs/>
          <w:color w:val="000000"/>
          <w:sz w:val="20"/>
          <w:szCs w:val="20"/>
        </w:rPr>
      </w:pPr>
      <w:r w:rsidRPr="000D7297">
        <w:rPr>
          <w:rFonts w:cs="Calibri-Bold"/>
          <w:b/>
          <w:bCs/>
          <w:color w:val="000000"/>
          <w:sz w:val="20"/>
          <w:szCs w:val="20"/>
        </w:rPr>
        <w:t>5. Confidentiality.</w:t>
      </w:r>
    </w:p>
    <w:p w14:paraId="6950B5A6" w14:textId="77777777" w:rsidR="000D7297" w:rsidRPr="000D7297" w:rsidRDefault="000D7297" w:rsidP="00FC32B6">
      <w:pPr>
        <w:tabs>
          <w:tab w:val="left" w:pos="360"/>
        </w:tabs>
        <w:autoSpaceDE w:val="0"/>
        <w:autoSpaceDN w:val="0"/>
        <w:adjustRightInd w:val="0"/>
        <w:spacing w:after="0" w:line="240" w:lineRule="auto"/>
        <w:ind w:left="360" w:hanging="360"/>
        <w:rPr>
          <w:rFonts w:cs="Calibri-Bold"/>
          <w:b/>
          <w:bCs/>
          <w:color w:val="000000"/>
          <w:sz w:val="20"/>
          <w:szCs w:val="20"/>
        </w:rPr>
      </w:pPr>
    </w:p>
    <w:p w14:paraId="585590DF" w14:textId="1AAFED24" w:rsidR="000D7297" w:rsidRDefault="00FC32B6" w:rsidP="00FC32B6">
      <w:pPr>
        <w:tabs>
          <w:tab w:val="left" w:pos="360"/>
          <w:tab w:val="left" w:pos="720"/>
        </w:tabs>
        <w:autoSpaceDE w:val="0"/>
        <w:autoSpaceDN w:val="0"/>
        <w:adjustRightInd w:val="0"/>
        <w:spacing w:after="0" w:line="240" w:lineRule="auto"/>
        <w:ind w:left="720" w:hanging="720"/>
        <w:rPr>
          <w:rFonts w:cs="Calibri"/>
          <w:color w:val="000000"/>
          <w:sz w:val="20"/>
          <w:szCs w:val="20"/>
        </w:rPr>
      </w:pPr>
      <w:r>
        <w:rPr>
          <w:rFonts w:cs="Calibri-Bold"/>
          <w:b/>
          <w:bCs/>
          <w:color w:val="000000"/>
          <w:sz w:val="20"/>
          <w:szCs w:val="20"/>
        </w:rPr>
        <w:tab/>
      </w:r>
      <w:r w:rsidR="000D7297" w:rsidRPr="000D7297">
        <w:rPr>
          <w:rFonts w:cs="Calibri-Bold"/>
          <w:b/>
          <w:bCs/>
          <w:color w:val="000000"/>
          <w:sz w:val="20"/>
          <w:szCs w:val="20"/>
        </w:rPr>
        <w:t xml:space="preserve">5.1. </w:t>
      </w:r>
      <w:r>
        <w:rPr>
          <w:rFonts w:cs="Calibri-Bold"/>
          <w:b/>
          <w:bCs/>
          <w:color w:val="000000"/>
          <w:sz w:val="20"/>
          <w:szCs w:val="20"/>
        </w:rPr>
        <w:tab/>
      </w:r>
      <w:r w:rsidR="000D7297" w:rsidRPr="000D7297">
        <w:rPr>
          <w:rFonts w:cs="Calibri-Bold"/>
          <w:b/>
          <w:bCs/>
          <w:color w:val="000000"/>
          <w:sz w:val="20"/>
          <w:szCs w:val="20"/>
        </w:rPr>
        <w:t xml:space="preserve">Confidential Information. </w:t>
      </w:r>
      <w:r w:rsidR="000D7297" w:rsidRPr="000D7297">
        <w:rPr>
          <w:rFonts w:cs="Calibri"/>
          <w:color w:val="000000"/>
          <w:sz w:val="20"/>
          <w:szCs w:val="20"/>
        </w:rPr>
        <w:t>Each party acknowledges and agrees that during the Term and in the course of</w:t>
      </w:r>
      <w:r>
        <w:rPr>
          <w:rFonts w:cs="Calibri"/>
          <w:color w:val="000000"/>
          <w:sz w:val="20"/>
          <w:szCs w:val="20"/>
        </w:rPr>
        <w:t xml:space="preserve"> </w:t>
      </w:r>
      <w:r w:rsidR="000D7297" w:rsidRPr="000D7297">
        <w:rPr>
          <w:rFonts w:cs="Calibri"/>
          <w:color w:val="000000"/>
          <w:sz w:val="20"/>
          <w:szCs w:val="20"/>
        </w:rPr>
        <w:t>using the Veritone Platform and performing its duties under this Agree</w:t>
      </w:r>
      <w:r>
        <w:rPr>
          <w:rFonts w:cs="Calibri"/>
          <w:color w:val="000000"/>
          <w:sz w:val="20"/>
          <w:szCs w:val="20"/>
        </w:rPr>
        <w:t xml:space="preserve">ment, it may obtain information </w:t>
      </w:r>
      <w:r w:rsidR="000D7297" w:rsidRPr="000D7297">
        <w:rPr>
          <w:rFonts w:cs="Calibri"/>
          <w:color w:val="000000"/>
          <w:sz w:val="20"/>
          <w:szCs w:val="20"/>
        </w:rPr>
        <w:t>relating to the other party, its business and, if applicable, its uploaded me</w:t>
      </w:r>
      <w:r>
        <w:rPr>
          <w:rFonts w:cs="Calibri"/>
          <w:color w:val="000000"/>
          <w:sz w:val="20"/>
          <w:szCs w:val="20"/>
        </w:rPr>
        <w:t xml:space="preserve">dia, which is of a confidential </w:t>
      </w:r>
      <w:r w:rsidR="000D7297" w:rsidRPr="000D7297">
        <w:rPr>
          <w:rFonts w:cs="Calibri"/>
          <w:color w:val="000000"/>
          <w:sz w:val="20"/>
          <w:szCs w:val="20"/>
        </w:rPr>
        <w:t>and proprietary nature ("</w:t>
      </w:r>
      <w:r w:rsidR="000D7297" w:rsidRPr="000D7297">
        <w:rPr>
          <w:rFonts w:cs="Calibri-Bold"/>
          <w:b/>
          <w:bCs/>
          <w:color w:val="000000"/>
          <w:sz w:val="20"/>
          <w:szCs w:val="20"/>
        </w:rPr>
        <w:t>Confidential Information</w:t>
      </w:r>
      <w:r w:rsidR="000D7297" w:rsidRPr="000D7297">
        <w:rPr>
          <w:rFonts w:cs="Calibri"/>
          <w:color w:val="000000"/>
          <w:sz w:val="20"/>
          <w:szCs w:val="20"/>
        </w:rPr>
        <w:t xml:space="preserve">"). Such Confidential </w:t>
      </w:r>
      <w:r>
        <w:rPr>
          <w:rFonts w:cs="Calibri"/>
          <w:color w:val="000000"/>
          <w:sz w:val="20"/>
          <w:szCs w:val="20"/>
        </w:rPr>
        <w:t xml:space="preserve">Information may include, but is </w:t>
      </w:r>
      <w:r w:rsidR="000D7297" w:rsidRPr="000D7297">
        <w:rPr>
          <w:rFonts w:cs="Calibri"/>
          <w:color w:val="000000"/>
          <w:sz w:val="20"/>
          <w:szCs w:val="20"/>
        </w:rPr>
        <w:t>not limited to, trade secrets, know how, invention techniques, p</w:t>
      </w:r>
      <w:r>
        <w:rPr>
          <w:rFonts w:cs="Calibri"/>
          <w:color w:val="000000"/>
          <w:sz w:val="20"/>
          <w:szCs w:val="20"/>
        </w:rPr>
        <w:t xml:space="preserve">rocesses, programs, schematics, </w:t>
      </w:r>
      <w:r w:rsidR="000D7297" w:rsidRPr="000D7297">
        <w:rPr>
          <w:rFonts w:cs="Calibri"/>
          <w:color w:val="000000"/>
          <w:sz w:val="20"/>
          <w:szCs w:val="20"/>
        </w:rPr>
        <w:t xml:space="preserve">software source documents, data, and sales and marketing plans or </w:t>
      </w:r>
      <w:r>
        <w:rPr>
          <w:rFonts w:cs="Calibri"/>
          <w:color w:val="000000"/>
          <w:sz w:val="20"/>
          <w:szCs w:val="20"/>
        </w:rPr>
        <w:t xml:space="preserve">information which the receiving </w:t>
      </w:r>
      <w:r w:rsidR="000D7297" w:rsidRPr="000D7297">
        <w:rPr>
          <w:rFonts w:cs="Calibri"/>
          <w:color w:val="000000"/>
          <w:sz w:val="20"/>
          <w:szCs w:val="20"/>
        </w:rPr>
        <w:t xml:space="preserve">party knows or has reason to know is confidential, proprietary or trade </w:t>
      </w:r>
      <w:r>
        <w:rPr>
          <w:rFonts w:cs="Calibri"/>
          <w:color w:val="000000"/>
          <w:sz w:val="20"/>
          <w:szCs w:val="20"/>
        </w:rPr>
        <w:t xml:space="preserve">secret information of the other </w:t>
      </w:r>
      <w:r w:rsidR="000D7297" w:rsidRPr="000D7297">
        <w:rPr>
          <w:rFonts w:cs="Calibri"/>
          <w:color w:val="000000"/>
          <w:sz w:val="20"/>
          <w:szCs w:val="20"/>
        </w:rPr>
        <w:t xml:space="preserve">party. The receiving party shall at all times, both during the Term and </w:t>
      </w:r>
      <w:r w:rsidR="00F71F09">
        <w:rPr>
          <w:rFonts w:cs="Calibri"/>
          <w:color w:val="000000"/>
          <w:sz w:val="20"/>
          <w:szCs w:val="20"/>
        </w:rPr>
        <w:t>thereafter</w:t>
      </w:r>
      <w:r w:rsidR="000D7297" w:rsidRPr="000D7297">
        <w:rPr>
          <w:rFonts w:cs="Calibri"/>
          <w:color w:val="000000"/>
          <w:sz w:val="20"/>
          <w:szCs w:val="20"/>
        </w:rPr>
        <w:t>, keep in trust and confidence all such Confidential Informati</w:t>
      </w:r>
      <w:r>
        <w:rPr>
          <w:rFonts w:cs="Calibri"/>
          <w:color w:val="000000"/>
          <w:sz w:val="20"/>
          <w:szCs w:val="20"/>
        </w:rPr>
        <w:t xml:space="preserve">on of the disclosing party, and </w:t>
      </w:r>
      <w:r w:rsidR="000D7297" w:rsidRPr="000D7297">
        <w:rPr>
          <w:rFonts w:cs="Calibri"/>
          <w:color w:val="000000"/>
          <w:sz w:val="20"/>
          <w:szCs w:val="20"/>
        </w:rPr>
        <w:t>shall not use such Confidential Information other than as otherw</w:t>
      </w:r>
      <w:r>
        <w:rPr>
          <w:rFonts w:cs="Calibri"/>
          <w:color w:val="000000"/>
          <w:sz w:val="20"/>
          <w:szCs w:val="20"/>
        </w:rPr>
        <w:t xml:space="preserve">ise expressly authorized by the </w:t>
      </w:r>
      <w:r w:rsidR="000D7297" w:rsidRPr="000D7297">
        <w:rPr>
          <w:rFonts w:cs="Calibri"/>
          <w:color w:val="000000"/>
          <w:sz w:val="20"/>
          <w:szCs w:val="20"/>
        </w:rPr>
        <w:t>disclosing party under this Agreement, nor shall the receiving party disclose any such Confidenti</w:t>
      </w:r>
      <w:r>
        <w:rPr>
          <w:rFonts w:cs="Calibri"/>
          <w:color w:val="000000"/>
          <w:sz w:val="20"/>
          <w:szCs w:val="20"/>
        </w:rPr>
        <w:t xml:space="preserve">al </w:t>
      </w:r>
      <w:r w:rsidR="000D7297" w:rsidRPr="000D7297">
        <w:rPr>
          <w:rFonts w:cs="Calibri"/>
          <w:color w:val="000000"/>
          <w:sz w:val="20"/>
          <w:szCs w:val="20"/>
        </w:rPr>
        <w:t>Information of the disclosing party to third parties</w:t>
      </w:r>
      <w:r w:rsidR="001F2B02">
        <w:rPr>
          <w:rFonts w:cs="Calibri"/>
          <w:color w:val="000000"/>
          <w:sz w:val="20"/>
          <w:szCs w:val="20"/>
        </w:rPr>
        <w:t xml:space="preserve"> (other than Veritone’s third party </w:t>
      </w:r>
      <w:del w:id="4" w:author="MAA" w:date="2017-11-07T15:50:00Z">
        <w:r w:rsidR="001F2B02" w:rsidDel="007F4BBD">
          <w:rPr>
            <w:rFonts w:cs="Calibri"/>
            <w:color w:val="000000"/>
            <w:sz w:val="20"/>
            <w:szCs w:val="20"/>
          </w:rPr>
          <w:delText xml:space="preserve">service </w:delText>
        </w:r>
      </w:del>
      <w:ins w:id="5" w:author="MAA" w:date="2017-11-07T15:50:00Z">
        <w:r w:rsidR="007F4BBD">
          <w:rPr>
            <w:rFonts w:cs="Calibri"/>
            <w:color w:val="000000"/>
            <w:sz w:val="20"/>
            <w:szCs w:val="20"/>
          </w:rPr>
          <w:t xml:space="preserve">engine </w:t>
        </w:r>
      </w:ins>
      <w:r w:rsidR="001F2B02">
        <w:rPr>
          <w:rFonts w:cs="Calibri"/>
          <w:color w:val="000000"/>
          <w:sz w:val="20"/>
          <w:szCs w:val="20"/>
        </w:rPr>
        <w:t>providers only as required for operation of the Veritone Platform)</w:t>
      </w:r>
      <w:r w:rsidR="000D7297" w:rsidRPr="000D7297">
        <w:rPr>
          <w:rFonts w:cs="Calibri"/>
          <w:color w:val="000000"/>
          <w:sz w:val="20"/>
          <w:szCs w:val="20"/>
        </w:rPr>
        <w:t xml:space="preserve"> without the disclosing party’s written consent. The</w:t>
      </w:r>
      <w:r>
        <w:rPr>
          <w:rFonts w:cs="Calibri"/>
          <w:color w:val="000000"/>
          <w:sz w:val="20"/>
          <w:szCs w:val="20"/>
        </w:rPr>
        <w:t xml:space="preserve"> </w:t>
      </w:r>
      <w:r w:rsidR="000D7297" w:rsidRPr="000D7297">
        <w:rPr>
          <w:rFonts w:cs="Calibri"/>
          <w:color w:val="000000"/>
          <w:sz w:val="20"/>
          <w:szCs w:val="20"/>
        </w:rPr>
        <w:t xml:space="preserve">receiving party further agrees to </w:t>
      </w:r>
      <w:r w:rsidR="000D7297" w:rsidRPr="000D7297">
        <w:rPr>
          <w:rFonts w:cs="Calibri"/>
          <w:color w:val="000000"/>
          <w:sz w:val="20"/>
          <w:szCs w:val="20"/>
        </w:rPr>
        <w:lastRenderedPageBreak/>
        <w:t>immediately return to the disclosing par</w:t>
      </w:r>
      <w:r>
        <w:rPr>
          <w:rFonts w:cs="Calibri"/>
          <w:color w:val="000000"/>
          <w:sz w:val="20"/>
          <w:szCs w:val="20"/>
        </w:rPr>
        <w:t xml:space="preserve">ty all Confidential Information </w:t>
      </w:r>
      <w:r w:rsidR="000D7297" w:rsidRPr="000D7297">
        <w:rPr>
          <w:rFonts w:cs="Calibri"/>
          <w:color w:val="000000"/>
          <w:sz w:val="20"/>
          <w:szCs w:val="20"/>
        </w:rPr>
        <w:t xml:space="preserve">(including all copies, extracts and summaries thereof) in the receiving </w:t>
      </w:r>
      <w:r>
        <w:rPr>
          <w:rFonts w:cs="Calibri"/>
          <w:color w:val="000000"/>
          <w:sz w:val="20"/>
          <w:szCs w:val="20"/>
        </w:rPr>
        <w:t xml:space="preserve">party’s possession, custody, or </w:t>
      </w:r>
      <w:r w:rsidR="000D7297" w:rsidRPr="000D7297">
        <w:rPr>
          <w:rFonts w:cs="Calibri"/>
          <w:color w:val="000000"/>
          <w:sz w:val="20"/>
          <w:szCs w:val="20"/>
        </w:rPr>
        <w:t>control upon the expiration or any termination of this Agreement. The oblig</w:t>
      </w:r>
      <w:r>
        <w:rPr>
          <w:rFonts w:cs="Calibri"/>
          <w:color w:val="000000"/>
          <w:sz w:val="20"/>
          <w:szCs w:val="20"/>
        </w:rPr>
        <w:t xml:space="preserve">ations of confidentiality shall </w:t>
      </w:r>
      <w:r w:rsidR="000D7297" w:rsidRPr="000D7297">
        <w:rPr>
          <w:rFonts w:cs="Calibri"/>
          <w:color w:val="000000"/>
          <w:sz w:val="20"/>
          <w:szCs w:val="20"/>
        </w:rPr>
        <w:t>not apply to information which (i) has entered the public domain except wh</w:t>
      </w:r>
      <w:r>
        <w:rPr>
          <w:rFonts w:cs="Calibri"/>
          <w:color w:val="000000"/>
          <w:sz w:val="20"/>
          <w:szCs w:val="20"/>
        </w:rPr>
        <w:t xml:space="preserve">ere such entry is the result of </w:t>
      </w:r>
      <w:r w:rsidR="000D7297" w:rsidRPr="000D7297">
        <w:rPr>
          <w:rFonts w:cs="Calibri"/>
          <w:color w:val="000000"/>
          <w:sz w:val="20"/>
          <w:szCs w:val="20"/>
        </w:rPr>
        <w:t>the receiving party’s breach of this Agreement; (ii) prior to disclosur</w:t>
      </w:r>
      <w:r>
        <w:rPr>
          <w:rFonts w:cs="Calibri"/>
          <w:color w:val="000000"/>
          <w:sz w:val="20"/>
          <w:szCs w:val="20"/>
        </w:rPr>
        <w:t xml:space="preserve">e hereunder, was already in the </w:t>
      </w:r>
      <w:r w:rsidR="000D7297" w:rsidRPr="000D7297">
        <w:rPr>
          <w:rFonts w:cs="Calibri"/>
          <w:color w:val="000000"/>
          <w:sz w:val="20"/>
          <w:szCs w:val="20"/>
        </w:rPr>
        <w:t>receiving party’s possession and not subject to any confidentiality obligations; or (iii) sub</w:t>
      </w:r>
      <w:r>
        <w:rPr>
          <w:rFonts w:cs="Calibri"/>
          <w:color w:val="000000"/>
          <w:sz w:val="20"/>
          <w:szCs w:val="20"/>
        </w:rPr>
        <w:t xml:space="preserve">sequent to </w:t>
      </w:r>
      <w:r w:rsidR="000D7297" w:rsidRPr="000D7297">
        <w:rPr>
          <w:rFonts w:cs="Calibri"/>
          <w:color w:val="000000"/>
          <w:sz w:val="20"/>
          <w:szCs w:val="20"/>
        </w:rPr>
        <w:t>disclosure hereunder is obtained by the receiving party on a non-confid</w:t>
      </w:r>
      <w:r>
        <w:rPr>
          <w:rFonts w:cs="Calibri"/>
          <w:color w:val="000000"/>
          <w:sz w:val="20"/>
          <w:szCs w:val="20"/>
        </w:rPr>
        <w:t xml:space="preserve">ential basis from a third party </w:t>
      </w:r>
      <w:r w:rsidR="000D7297" w:rsidRPr="000D7297">
        <w:rPr>
          <w:rFonts w:cs="Calibri"/>
          <w:color w:val="000000"/>
          <w:sz w:val="20"/>
          <w:szCs w:val="20"/>
        </w:rPr>
        <w:t>who has the right to disclose such information to the receiving party.</w:t>
      </w:r>
    </w:p>
    <w:p w14:paraId="65A3A69B" w14:textId="77777777" w:rsidR="000D7297" w:rsidRPr="000D7297" w:rsidRDefault="000D7297" w:rsidP="00FC32B6">
      <w:pPr>
        <w:tabs>
          <w:tab w:val="left" w:pos="360"/>
          <w:tab w:val="left" w:pos="720"/>
        </w:tabs>
        <w:autoSpaceDE w:val="0"/>
        <w:autoSpaceDN w:val="0"/>
        <w:adjustRightInd w:val="0"/>
        <w:spacing w:after="0" w:line="240" w:lineRule="auto"/>
        <w:ind w:left="720" w:hanging="720"/>
        <w:rPr>
          <w:rFonts w:cs="Calibri"/>
          <w:color w:val="000000"/>
          <w:sz w:val="20"/>
          <w:szCs w:val="20"/>
        </w:rPr>
      </w:pPr>
    </w:p>
    <w:p w14:paraId="523B8237" w14:textId="77777777" w:rsidR="000D7297" w:rsidRDefault="00FC32B6" w:rsidP="00FC32B6">
      <w:pPr>
        <w:tabs>
          <w:tab w:val="left" w:pos="360"/>
          <w:tab w:val="left" w:pos="720"/>
        </w:tabs>
        <w:autoSpaceDE w:val="0"/>
        <w:autoSpaceDN w:val="0"/>
        <w:adjustRightInd w:val="0"/>
        <w:spacing w:after="0" w:line="240" w:lineRule="auto"/>
        <w:ind w:left="720" w:hanging="720"/>
        <w:rPr>
          <w:rFonts w:cs="Calibri"/>
          <w:color w:val="000000"/>
          <w:sz w:val="20"/>
          <w:szCs w:val="20"/>
        </w:rPr>
      </w:pPr>
      <w:r>
        <w:rPr>
          <w:rFonts w:cs="Calibri-Bold"/>
          <w:b/>
          <w:bCs/>
          <w:color w:val="000000"/>
          <w:sz w:val="20"/>
          <w:szCs w:val="20"/>
        </w:rPr>
        <w:tab/>
      </w:r>
      <w:r w:rsidR="000D7297" w:rsidRPr="000D7297">
        <w:rPr>
          <w:rFonts w:cs="Calibri-Bold"/>
          <w:b/>
          <w:bCs/>
          <w:color w:val="000000"/>
          <w:sz w:val="20"/>
          <w:szCs w:val="20"/>
        </w:rPr>
        <w:t xml:space="preserve">5.2. </w:t>
      </w:r>
      <w:r>
        <w:rPr>
          <w:rFonts w:cs="Calibri-Bold"/>
          <w:b/>
          <w:bCs/>
          <w:color w:val="000000"/>
          <w:sz w:val="20"/>
          <w:szCs w:val="20"/>
        </w:rPr>
        <w:tab/>
      </w:r>
      <w:r w:rsidR="000D7297" w:rsidRPr="000D7297">
        <w:rPr>
          <w:rFonts w:cs="Calibri"/>
          <w:color w:val="000000"/>
          <w:sz w:val="20"/>
          <w:szCs w:val="20"/>
        </w:rPr>
        <w:t>Neither party shall disclose, advertise, or publish the terms and condition</w:t>
      </w:r>
      <w:r>
        <w:rPr>
          <w:rFonts w:cs="Calibri"/>
          <w:color w:val="000000"/>
          <w:sz w:val="20"/>
          <w:szCs w:val="20"/>
        </w:rPr>
        <w:t xml:space="preserve">s of this Agreement without the </w:t>
      </w:r>
      <w:r w:rsidR="000D7297" w:rsidRPr="000D7297">
        <w:rPr>
          <w:rFonts w:cs="Calibri"/>
          <w:color w:val="000000"/>
          <w:sz w:val="20"/>
          <w:szCs w:val="20"/>
        </w:rPr>
        <w:t>prior written consent of the other party.</w:t>
      </w:r>
    </w:p>
    <w:p w14:paraId="4FFF6620" w14:textId="77777777" w:rsidR="000D7297" w:rsidRPr="000D7297" w:rsidRDefault="000D7297" w:rsidP="00FC32B6">
      <w:pPr>
        <w:tabs>
          <w:tab w:val="left" w:pos="360"/>
        </w:tabs>
        <w:autoSpaceDE w:val="0"/>
        <w:autoSpaceDN w:val="0"/>
        <w:adjustRightInd w:val="0"/>
        <w:spacing w:after="0" w:line="240" w:lineRule="auto"/>
        <w:ind w:left="360" w:hanging="360"/>
        <w:rPr>
          <w:rFonts w:cs="Calibri"/>
          <w:color w:val="000000"/>
          <w:sz w:val="20"/>
          <w:szCs w:val="20"/>
        </w:rPr>
      </w:pPr>
    </w:p>
    <w:p w14:paraId="13FDB3EB" w14:textId="77777777" w:rsidR="000D7297" w:rsidRDefault="000D7297" w:rsidP="00FC32B6">
      <w:pPr>
        <w:tabs>
          <w:tab w:val="left" w:pos="360"/>
        </w:tabs>
        <w:autoSpaceDE w:val="0"/>
        <w:autoSpaceDN w:val="0"/>
        <w:adjustRightInd w:val="0"/>
        <w:spacing w:after="0" w:line="240" w:lineRule="auto"/>
        <w:ind w:left="360" w:hanging="360"/>
        <w:rPr>
          <w:rFonts w:cs="Calibri-Bold"/>
          <w:b/>
          <w:bCs/>
          <w:color w:val="000000"/>
          <w:sz w:val="20"/>
          <w:szCs w:val="20"/>
        </w:rPr>
      </w:pPr>
      <w:r w:rsidRPr="000D7297">
        <w:rPr>
          <w:rFonts w:cs="Calibri-Bold"/>
          <w:b/>
          <w:bCs/>
          <w:color w:val="000000"/>
          <w:sz w:val="20"/>
          <w:szCs w:val="20"/>
        </w:rPr>
        <w:t>6. Indemnification.</w:t>
      </w:r>
    </w:p>
    <w:p w14:paraId="06EBED21" w14:textId="5DDC6E64" w:rsidR="000D7297" w:rsidRPr="00FC32B6" w:rsidRDefault="00FC32B6" w:rsidP="00FC32B6">
      <w:pPr>
        <w:tabs>
          <w:tab w:val="left" w:pos="360"/>
          <w:tab w:val="left" w:pos="540"/>
          <w:tab w:val="left" w:pos="720"/>
        </w:tabs>
        <w:autoSpaceDE w:val="0"/>
        <w:autoSpaceDN w:val="0"/>
        <w:adjustRightInd w:val="0"/>
        <w:spacing w:after="0" w:line="240" w:lineRule="auto"/>
        <w:ind w:left="720" w:hanging="720"/>
        <w:rPr>
          <w:rFonts w:cs="Calibri"/>
          <w:color w:val="000000"/>
          <w:sz w:val="20"/>
          <w:szCs w:val="20"/>
        </w:rPr>
      </w:pPr>
      <w:r>
        <w:rPr>
          <w:rFonts w:cs="Calibri-Bold"/>
          <w:b/>
          <w:bCs/>
          <w:color w:val="000000"/>
          <w:sz w:val="20"/>
          <w:szCs w:val="20"/>
        </w:rPr>
        <w:tab/>
      </w:r>
      <w:r w:rsidR="000D7297" w:rsidRPr="000D7297">
        <w:rPr>
          <w:rFonts w:cs="Calibri-Bold"/>
          <w:b/>
          <w:bCs/>
          <w:color w:val="000000"/>
          <w:sz w:val="20"/>
          <w:szCs w:val="20"/>
        </w:rPr>
        <w:t xml:space="preserve">6.1. </w:t>
      </w:r>
      <w:r>
        <w:rPr>
          <w:rFonts w:cs="Calibri-Bold"/>
          <w:b/>
          <w:bCs/>
          <w:color w:val="000000"/>
          <w:sz w:val="20"/>
          <w:szCs w:val="20"/>
        </w:rPr>
        <w:tab/>
      </w:r>
      <w:r w:rsidR="000D7297" w:rsidRPr="000D7297">
        <w:rPr>
          <w:rFonts w:cs="Calibri-Bold"/>
          <w:b/>
          <w:bCs/>
          <w:color w:val="000000"/>
          <w:sz w:val="20"/>
          <w:szCs w:val="20"/>
        </w:rPr>
        <w:t>Licensor Indemnification of Veritone</w:t>
      </w:r>
      <w:r w:rsidR="000D7297" w:rsidRPr="000D7297">
        <w:rPr>
          <w:rFonts w:cs="Calibri"/>
          <w:color w:val="000000"/>
          <w:sz w:val="20"/>
          <w:szCs w:val="20"/>
        </w:rPr>
        <w:t>. Licensor will defend Veritone and</w:t>
      </w:r>
      <w:r>
        <w:rPr>
          <w:rFonts w:cs="Calibri"/>
          <w:color w:val="000000"/>
          <w:sz w:val="20"/>
          <w:szCs w:val="20"/>
        </w:rPr>
        <w:t xml:space="preserve"> </w:t>
      </w:r>
      <w:r w:rsidR="000D7297" w:rsidRPr="000D7297">
        <w:rPr>
          <w:rFonts w:cs="Calibri"/>
          <w:color w:val="000000"/>
          <w:sz w:val="20"/>
          <w:szCs w:val="20"/>
        </w:rPr>
        <w:t>its subsidiaries, affiliates, successors, assigns, licensors, and their respectiv</w:t>
      </w:r>
      <w:r>
        <w:rPr>
          <w:rFonts w:cs="Calibri"/>
          <w:color w:val="000000"/>
          <w:sz w:val="20"/>
          <w:szCs w:val="20"/>
        </w:rPr>
        <w:t xml:space="preserve">e members, officers, directors, </w:t>
      </w:r>
      <w:r w:rsidR="000D7297" w:rsidRPr="000D7297">
        <w:rPr>
          <w:rFonts w:cs="Calibri"/>
          <w:color w:val="000000"/>
          <w:sz w:val="20"/>
          <w:szCs w:val="20"/>
        </w:rPr>
        <w:t>employees, licensors, agents, from and against liability resulting or arising from any claim, suit or proceed</w:t>
      </w:r>
      <w:r>
        <w:rPr>
          <w:rFonts w:cs="Calibri"/>
          <w:color w:val="000000"/>
          <w:sz w:val="20"/>
          <w:szCs w:val="20"/>
        </w:rPr>
        <w:t xml:space="preserve">ing brought against Veritone by </w:t>
      </w:r>
      <w:r w:rsidR="000D7297" w:rsidRPr="000D7297">
        <w:rPr>
          <w:rFonts w:cs="Calibri"/>
          <w:color w:val="000000"/>
          <w:sz w:val="20"/>
          <w:szCs w:val="20"/>
        </w:rPr>
        <w:t xml:space="preserve">any third party </w:t>
      </w:r>
      <w:r w:rsidR="006E3109">
        <w:rPr>
          <w:rFonts w:cs="Calibri"/>
          <w:color w:val="000000"/>
          <w:sz w:val="20"/>
          <w:szCs w:val="20"/>
        </w:rPr>
        <w:t xml:space="preserve">that </w:t>
      </w:r>
      <w:r w:rsidR="000D7297" w:rsidRPr="000D7297">
        <w:rPr>
          <w:rFonts w:cs="Calibri"/>
          <w:color w:val="000000"/>
          <w:sz w:val="20"/>
          <w:szCs w:val="20"/>
        </w:rPr>
        <w:t>aris</w:t>
      </w:r>
      <w:r w:rsidR="006E3109">
        <w:rPr>
          <w:rFonts w:cs="Calibri"/>
          <w:color w:val="000000"/>
          <w:sz w:val="20"/>
          <w:szCs w:val="20"/>
        </w:rPr>
        <w:t>es</w:t>
      </w:r>
      <w:r w:rsidR="000D7297" w:rsidRPr="000D7297">
        <w:rPr>
          <w:rFonts w:cs="Calibri"/>
          <w:color w:val="000000"/>
          <w:sz w:val="20"/>
          <w:szCs w:val="20"/>
        </w:rPr>
        <w:t xml:space="preserve"> or result</w:t>
      </w:r>
      <w:r w:rsidR="006E3109">
        <w:rPr>
          <w:rFonts w:cs="Calibri"/>
          <w:color w:val="000000"/>
          <w:sz w:val="20"/>
          <w:szCs w:val="20"/>
        </w:rPr>
        <w:t>s</w:t>
      </w:r>
      <w:r w:rsidR="000D7297" w:rsidRPr="000D7297">
        <w:rPr>
          <w:rFonts w:cs="Calibri"/>
          <w:color w:val="000000"/>
          <w:sz w:val="20"/>
          <w:szCs w:val="20"/>
        </w:rPr>
        <w:t xml:space="preserve"> from the Content, as used in accordance with the License</w:t>
      </w:r>
      <w:r w:rsidR="00380234">
        <w:rPr>
          <w:rFonts w:cs="Calibri"/>
          <w:color w:val="000000"/>
          <w:sz w:val="20"/>
          <w:szCs w:val="20"/>
        </w:rPr>
        <w:t xml:space="preserve">, </w:t>
      </w:r>
      <w:r w:rsidR="006E3109">
        <w:rPr>
          <w:rFonts w:cs="Calibri"/>
          <w:color w:val="000000"/>
          <w:sz w:val="20"/>
          <w:szCs w:val="20"/>
        </w:rPr>
        <w:t xml:space="preserve">and </w:t>
      </w:r>
      <w:r w:rsidR="00380234">
        <w:rPr>
          <w:rFonts w:cs="Calibri"/>
          <w:color w:val="000000"/>
          <w:sz w:val="20"/>
          <w:szCs w:val="20"/>
        </w:rPr>
        <w:t>that does not arise out of Veritone’s sole negligence</w:t>
      </w:r>
      <w:r w:rsidR="000D7297" w:rsidRPr="000D7297">
        <w:rPr>
          <w:rFonts w:cs="Calibri"/>
          <w:color w:val="000000"/>
          <w:sz w:val="20"/>
          <w:szCs w:val="20"/>
        </w:rPr>
        <w:t xml:space="preserve">; </w:t>
      </w:r>
      <w:r>
        <w:rPr>
          <w:rFonts w:cs="Calibri-Italic"/>
          <w:i/>
          <w:iCs/>
          <w:color w:val="000000"/>
          <w:sz w:val="20"/>
          <w:szCs w:val="20"/>
        </w:rPr>
        <w:t xml:space="preserve">provided </w:t>
      </w:r>
      <w:r w:rsidR="000D7297" w:rsidRPr="000D7297">
        <w:rPr>
          <w:rFonts w:cs="Calibri-Italic"/>
          <w:i/>
          <w:iCs/>
          <w:color w:val="000000"/>
          <w:sz w:val="20"/>
          <w:szCs w:val="20"/>
        </w:rPr>
        <w:t>however</w:t>
      </w:r>
      <w:r w:rsidR="000D7297" w:rsidRPr="000D7297">
        <w:rPr>
          <w:rFonts w:cs="Calibri"/>
          <w:color w:val="000000"/>
          <w:sz w:val="20"/>
          <w:szCs w:val="20"/>
        </w:rPr>
        <w:t>, Veritone gives Licensor prompt notice of any such claims, cooperates with Licensor in</w:t>
      </w:r>
      <w:r>
        <w:rPr>
          <w:rFonts w:cs="Calibri-Italic"/>
          <w:i/>
          <w:iCs/>
          <w:color w:val="000000"/>
          <w:sz w:val="20"/>
          <w:szCs w:val="20"/>
        </w:rPr>
        <w:t xml:space="preserve"> </w:t>
      </w:r>
      <w:r w:rsidR="000D7297" w:rsidRPr="000D7297">
        <w:rPr>
          <w:rFonts w:cs="Calibri"/>
          <w:color w:val="000000"/>
          <w:sz w:val="20"/>
          <w:szCs w:val="20"/>
        </w:rPr>
        <w:t>responding to such claims, and permits Licensor to control the defens</w:t>
      </w:r>
      <w:r>
        <w:rPr>
          <w:rFonts w:cs="Calibri"/>
          <w:color w:val="000000"/>
          <w:sz w:val="20"/>
          <w:szCs w:val="20"/>
        </w:rPr>
        <w:t xml:space="preserve">e or settlement of such claims, </w:t>
      </w:r>
      <w:r w:rsidR="000D7297" w:rsidRPr="000D7297">
        <w:rPr>
          <w:rFonts w:cs="Calibri"/>
          <w:color w:val="000000"/>
          <w:sz w:val="20"/>
          <w:szCs w:val="20"/>
        </w:rPr>
        <w:t xml:space="preserve">subject to Veritone’s right to (i) conduct the defense of such claims at Veritone’s </w:t>
      </w:r>
      <w:r>
        <w:rPr>
          <w:rFonts w:cs="Calibri"/>
          <w:color w:val="000000"/>
          <w:sz w:val="20"/>
          <w:szCs w:val="20"/>
        </w:rPr>
        <w:t xml:space="preserve">expense, or participate </w:t>
      </w:r>
      <w:r w:rsidR="000D7297" w:rsidRPr="000D7297">
        <w:rPr>
          <w:rFonts w:cs="Calibri"/>
          <w:color w:val="000000"/>
          <w:sz w:val="20"/>
          <w:szCs w:val="20"/>
        </w:rPr>
        <w:t xml:space="preserve">in the defense of such claims with its own counsel at its own expense, </w:t>
      </w:r>
      <w:r>
        <w:rPr>
          <w:rFonts w:cs="Calibri"/>
          <w:color w:val="000000"/>
          <w:sz w:val="20"/>
          <w:szCs w:val="20"/>
        </w:rPr>
        <w:t xml:space="preserve">and (ii) approve any settlement </w:t>
      </w:r>
      <w:r w:rsidR="000D7297" w:rsidRPr="000D7297">
        <w:rPr>
          <w:rFonts w:cs="Calibri"/>
          <w:color w:val="000000"/>
          <w:sz w:val="20"/>
          <w:szCs w:val="20"/>
        </w:rPr>
        <w:t>that binds or purports to bind Veritone.</w:t>
      </w:r>
    </w:p>
    <w:p w14:paraId="23F4CBA7" w14:textId="77777777" w:rsidR="000D7297" w:rsidRPr="000D7297" w:rsidRDefault="000D7297" w:rsidP="00FC32B6">
      <w:pPr>
        <w:tabs>
          <w:tab w:val="left" w:pos="360"/>
          <w:tab w:val="left" w:pos="540"/>
          <w:tab w:val="left" w:pos="720"/>
        </w:tabs>
        <w:autoSpaceDE w:val="0"/>
        <w:autoSpaceDN w:val="0"/>
        <w:adjustRightInd w:val="0"/>
        <w:spacing w:after="0" w:line="240" w:lineRule="auto"/>
        <w:ind w:left="720" w:hanging="720"/>
        <w:rPr>
          <w:rFonts w:cs="Calibri"/>
          <w:color w:val="000000"/>
          <w:sz w:val="20"/>
          <w:szCs w:val="20"/>
        </w:rPr>
      </w:pPr>
    </w:p>
    <w:p w14:paraId="01359625" w14:textId="6017DD0D" w:rsidR="000D7297" w:rsidRDefault="00FC32B6" w:rsidP="00FC32B6">
      <w:pPr>
        <w:tabs>
          <w:tab w:val="left" w:pos="360"/>
          <w:tab w:val="left" w:pos="540"/>
          <w:tab w:val="left" w:pos="720"/>
        </w:tabs>
        <w:autoSpaceDE w:val="0"/>
        <w:autoSpaceDN w:val="0"/>
        <w:adjustRightInd w:val="0"/>
        <w:spacing w:after="0" w:line="240" w:lineRule="auto"/>
        <w:ind w:left="720" w:hanging="720"/>
        <w:rPr>
          <w:rFonts w:cs="Calibri"/>
          <w:color w:val="000000"/>
          <w:sz w:val="20"/>
          <w:szCs w:val="20"/>
        </w:rPr>
      </w:pPr>
      <w:r>
        <w:rPr>
          <w:rFonts w:cs="Calibri-Bold"/>
          <w:b/>
          <w:bCs/>
          <w:color w:val="000000"/>
          <w:sz w:val="20"/>
          <w:szCs w:val="20"/>
        </w:rPr>
        <w:tab/>
      </w:r>
      <w:r w:rsidR="000D7297" w:rsidRPr="000D7297">
        <w:rPr>
          <w:rFonts w:cs="Calibri-Bold"/>
          <w:b/>
          <w:bCs/>
          <w:color w:val="000000"/>
          <w:sz w:val="20"/>
          <w:szCs w:val="20"/>
        </w:rPr>
        <w:t xml:space="preserve">6.2. </w:t>
      </w:r>
      <w:r>
        <w:rPr>
          <w:rFonts w:cs="Calibri-Bold"/>
          <w:b/>
          <w:bCs/>
          <w:color w:val="000000"/>
          <w:sz w:val="20"/>
          <w:szCs w:val="20"/>
        </w:rPr>
        <w:tab/>
      </w:r>
      <w:r w:rsidR="000D7297" w:rsidRPr="000D7297">
        <w:rPr>
          <w:rFonts w:cs="Calibri-Bold"/>
          <w:b/>
          <w:bCs/>
          <w:color w:val="000000"/>
          <w:sz w:val="20"/>
          <w:szCs w:val="20"/>
        </w:rPr>
        <w:t>Veritone Indemnification of Licensor</w:t>
      </w:r>
      <w:r w:rsidR="000D7297" w:rsidRPr="000D7297">
        <w:rPr>
          <w:rFonts w:cs="Calibri"/>
          <w:color w:val="000000"/>
          <w:sz w:val="20"/>
          <w:szCs w:val="20"/>
        </w:rPr>
        <w:t>. Veritone will defend</w:t>
      </w:r>
      <w:r w:rsidR="00380234">
        <w:rPr>
          <w:rFonts w:cs="Calibri"/>
          <w:color w:val="000000"/>
          <w:sz w:val="20"/>
          <w:szCs w:val="20"/>
        </w:rPr>
        <w:t xml:space="preserve"> </w:t>
      </w:r>
      <w:r>
        <w:rPr>
          <w:rFonts w:cs="Calibri"/>
          <w:color w:val="000000"/>
          <w:sz w:val="20"/>
          <w:szCs w:val="20"/>
        </w:rPr>
        <w:t xml:space="preserve">Licensor and </w:t>
      </w:r>
      <w:r w:rsidR="000D7297" w:rsidRPr="000D7297">
        <w:rPr>
          <w:rFonts w:cs="Calibri"/>
          <w:color w:val="000000"/>
          <w:sz w:val="20"/>
          <w:szCs w:val="20"/>
        </w:rPr>
        <w:t>its subsidiaries, affiliates, successors, assigns, licensors, and their respectiv</w:t>
      </w:r>
      <w:r>
        <w:rPr>
          <w:rFonts w:cs="Calibri"/>
          <w:color w:val="000000"/>
          <w:sz w:val="20"/>
          <w:szCs w:val="20"/>
        </w:rPr>
        <w:t xml:space="preserve">e members, officers, directors, </w:t>
      </w:r>
      <w:r w:rsidR="000D7297" w:rsidRPr="000D7297">
        <w:rPr>
          <w:rFonts w:cs="Calibri"/>
          <w:color w:val="000000"/>
          <w:sz w:val="20"/>
          <w:szCs w:val="20"/>
        </w:rPr>
        <w:t>employees, licensors, agents, from and against any liability resulting or arising fro</w:t>
      </w:r>
      <w:r>
        <w:rPr>
          <w:rFonts w:cs="Calibri"/>
          <w:color w:val="000000"/>
          <w:sz w:val="20"/>
          <w:szCs w:val="20"/>
        </w:rPr>
        <w:t xml:space="preserve">m any claim, suit or proceeding </w:t>
      </w:r>
      <w:r w:rsidR="000D7297" w:rsidRPr="000D7297">
        <w:rPr>
          <w:rFonts w:cs="Calibri"/>
          <w:color w:val="000000"/>
          <w:sz w:val="20"/>
          <w:szCs w:val="20"/>
        </w:rPr>
        <w:t xml:space="preserve">brought against Licensor by any third party </w:t>
      </w:r>
      <w:r w:rsidR="006E3109">
        <w:rPr>
          <w:rFonts w:cs="Calibri"/>
          <w:color w:val="000000"/>
          <w:sz w:val="20"/>
          <w:szCs w:val="20"/>
        </w:rPr>
        <w:t xml:space="preserve">that </w:t>
      </w:r>
      <w:r w:rsidR="000D7297" w:rsidRPr="000D7297">
        <w:rPr>
          <w:rFonts w:cs="Calibri"/>
          <w:color w:val="000000"/>
          <w:sz w:val="20"/>
          <w:szCs w:val="20"/>
        </w:rPr>
        <w:t>aris</w:t>
      </w:r>
      <w:r w:rsidR="006E3109">
        <w:rPr>
          <w:rFonts w:cs="Calibri"/>
          <w:color w:val="000000"/>
          <w:sz w:val="20"/>
          <w:szCs w:val="20"/>
        </w:rPr>
        <w:t>es</w:t>
      </w:r>
      <w:r w:rsidR="000D7297" w:rsidRPr="000D7297">
        <w:rPr>
          <w:rFonts w:cs="Calibri"/>
          <w:color w:val="000000"/>
          <w:sz w:val="20"/>
          <w:szCs w:val="20"/>
        </w:rPr>
        <w:t xml:space="preserve"> or result</w:t>
      </w:r>
      <w:r w:rsidR="006E3109">
        <w:rPr>
          <w:rFonts w:cs="Calibri"/>
          <w:color w:val="000000"/>
          <w:sz w:val="20"/>
          <w:szCs w:val="20"/>
        </w:rPr>
        <w:t>s</w:t>
      </w:r>
      <w:r w:rsidR="000D7297" w:rsidRPr="000D7297">
        <w:rPr>
          <w:rFonts w:cs="Calibri"/>
          <w:color w:val="000000"/>
          <w:sz w:val="20"/>
          <w:szCs w:val="20"/>
        </w:rPr>
        <w:t xml:space="preserve"> from V</w:t>
      </w:r>
      <w:r>
        <w:rPr>
          <w:rFonts w:cs="Calibri"/>
          <w:color w:val="000000"/>
          <w:sz w:val="20"/>
          <w:szCs w:val="20"/>
        </w:rPr>
        <w:t xml:space="preserve">eritone’s </w:t>
      </w:r>
      <w:r w:rsidR="000D555B">
        <w:rPr>
          <w:rFonts w:cs="Calibri"/>
          <w:color w:val="000000"/>
          <w:sz w:val="20"/>
          <w:szCs w:val="20"/>
        </w:rPr>
        <w:t xml:space="preserve">negligence or </w:t>
      </w:r>
      <w:r>
        <w:rPr>
          <w:rFonts w:cs="Calibri"/>
          <w:color w:val="000000"/>
          <w:sz w:val="20"/>
          <w:szCs w:val="20"/>
        </w:rPr>
        <w:t xml:space="preserve">breach of any </w:t>
      </w:r>
      <w:r w:rsidR="000D7297" w:rsidRPr="000D7297">
        <w:rPr>
          <w:rFonts w:cs="Calibri"/>
          <w:color w:val="000000"/>
          <w:sz w:val="20"/>
          <w:szCs w:val="20"/>
        </w:rPr>
        <w:t xml:space="preserve">representation, warranty, or term in this </w:t>
      </w:r>
      <w:r w:rsidR="00380234" w:rsidRPr="000D7297">
        <w:rPr>
          <w:rFonts w:cs="Calibri"/>
          <w:color w:val="000000"/>
          <w:sz w:val="20"/>
          <w:szCs w:val="20"/>
        </w:rPr>
        <w:t>Agreement</w:t>
      </w:r>
      <w:r w:rsidR="00380234">
        <w:rPr>
          <w:rFonts w:cs="Calibri"/>
          <w:color w:val="000000"/>
          <w:sz w:val="20"/>
          <w:szCs w:val="20"/>
        </w:rPr>
        <w:t xml:space="preserve"> </w:t>
      </w:r>
      <w:r w:rsidR="006E3109">
        <w:rPr>
          <w:rFonts w:cs="Calibri"/>
          <w:color w:val="000000"/>
          <w:sz w:val="20"/>
          <w:szCs w:val="20"/>
        </w:rPr>
        <w:t xml:space="preserve">and </w:t>
      </w:r>
      <w:r w:rsidR="00380234">
        <w:rPr>
          <w:rFonts w:cs="Calibri"/>
          <w:color w:val="000000"/>
          <w:sz w:val="20"/>
          <w:szCs w:val="20"/>
        </w:rPr>
        <w:t>that does not arise from Licensor’s sole negligence</w:t>
      </w:r>
      <w:r w:rsidR="000D7297" w:rsidRPr="000D7297">
        <w:rPr>
          <w:rFonts w:cs="Calibri"/>
          <w:color w:val="000000"/>
          <w:sz w:val="20"/>
          <w:szCs w:val="20"/>
        </w:rPr>
        <w:t xml:space="preserve">; </w:t>
      </w:r>
      <w:r w:rsidR="000D7297" w:rsidRPr="000D7297">
        <w:rPr>
          <w:rFonts w:cs="Calibri-Italic"/>
          <w:i/>
          <w:iCs/>
          <w:color w:val="000000"/>
          <w:sz w:val="20"/>
          <w:szCs w:val="20"/>
        </w:rPr>
        <w:t>provided however</w:t>
      </w:r>
      <w:r>
        <w:rPr>
          <w:rFonts w:cs="Calibri"/>
          <w:color w:val="000000"/>
          <w:sz w:val="20"/>
          <w:szCs w:val="20"/>
        </w:rPr>
        <w:t xml:space="preserve">, Licensor gives Veritone </w:t>
      </w:r>
      <w:r w:rsidR="000D7297" w:rsidRPr="000D7297">
        <w:rPr>
          <w:rFonts w:cs="Calibri"/>
          <w:color w:val="000000"/>
          <w:sz w:val="20"/>
          <w:szCs w:val="20"/>
        </w:rPr>
        <w:t>prompt notice of any such claims, cooperates with Veritone in respond</w:t>
      </w:r>
      <w:r>
        <w:rPr>
          <w:rFonts w:cs="Calibri"/>
          <w:color w:val="000000"/>
          <w:sz w:val="20"/>
          <w:szCs w:val="20"/>
        </w:rPr>
        <w:t xml:space="preserve">ing to such claims, and permits </w:t>
      </w:r>
      <w:r w:rsidR="000D7297" w:rsidRPr="000D7297">
        <w:rPr>
          <w:rFonts w:cs="Calibri"/>
          <w:color w:val="000000"/>
          <w:sz w:val="20"/>
          <w:szCs w:val="20"/>
        </w:rPr>
        <w:t>Veritone to control the defense or settlement of such claims, subject to Lice</w:t>
      </w:r>
      <w:r>
        <w:rPr>
          <w:rFonts w:cs="Calibri"/>
          <w:color w:val="000000"/>
          <w:sz w:val="20"/>
          <w:szCs w:val="20"/>
        </w:rPr>
        <w:t xml:space="preserve">nsor’s right to (i) conduct the </w:t>
      </w:r>
      <w:r w:rsidR="000D7297" w:rsidRPr="000D7297">
        <w:rPr>
          <w:rFonts w:cs="Calibri"/>
          <w:color w:val="000000"/>
          <w:sz w:val="20"/>
          <w:szCs w:val="20"/>
        </w:rPr>
        <w:t>defense of such claims at Licensor’s expense, or participate in the defe</w:t>
      </w:r>
      <w:r>
        <w:rPr>
          <w:rFonts w:cs="Calibri"/>
          <w:color w:val="000000"/>
          <w:sz w:val="20"/>
          <w:szCs w:val="20"/>
        </w:rPr>
        <w:t xml:space="preserve">nse of such claims with its own </w:t>
      </w:r>
      <w:r w:rsidR="000D7297" w:rsidRPr="000D7297">
        <w:rPr>
          <w:rFonts w:cs="Calibri"/>
          <w:color w:val="000000"/>
          <w:sz w:val="20"/>
          <w:szCs w:val="20"/>
        </w:rPr>
        <w:t>counsel at its own expense, and (ii) approve any settlement that binds or purports to bind Licensor.</w:t>
      </w:r>
    </w:p>
    <w:p w14:paraId="7FCDC010" w14:textId="77777777" w:rsidR="00C82B69" w:rsidRDefault="00C82B69" w:rsidP="00FC32B6">
      <w:pPr>
        <w:tabs>
          <w:tab w:val="left" w:pos="360"/>
          <w:tab w:val="left" w:pos="540"/>
          <w:tab w:val="left" w:pos="720"/>
        </w:tabs>
        <w:autoSpaceDE w:val="0"/>
        <w:autoSpaceDN w:val="0"/>
        <w:adjustRightInd w:val="0"/>
        <w:spacing w:after="0" w:line="240" w:lineRule="auto"/>
        <w:ind w:left="720" w:hanging="720"/>
        <w:rPr>
          <w:rFonts w:cs="Calibri"/>
          <w:color w:val="000000"/>
          <w:sz w:val="20"/>
          <w:szCs w:val="20"/>
        </w:rPr>
      </w:pPr>
    </w:p>
    <w:p w14:paraId="134E0F9E" w14:textId="77777777" w:rsidR="00C82B69" w:rsidRPr="006E3109" w:rsidRDefault="00C82B69" w:rsidP="006E3109">
      <w:pPr>
        <w:spacing w:after="0" w:line="240" w:lineRule="auto"/>
        <w:rPr>
          <w:sz w:val="20"/>
          <w:szCs w:val="20"/>
        </w:rPr>
      </w:pPr>
      <w:r w:rsidRPr="006E3109">
        <w:rPr>
          <w:sz w:val="20"/>
          <w:szCs w:val="20"/>
        </w:rPr>
        <w:t>7.</w:t>
      </w:r>
      <w:r w:rsidR="00A84041" w:rsidRPr="006E3109">
        <w:rPr>
          <w:sz w:val="20"/>
          <w:szCs w:val="20"/>
        </w:rPr>
        <w:t xml:space="preserve">  </w:t>
      </w:r>
      <w:r w:rsidRPr="006E3109">
        <w:rPr>
          <w:b/>
          <w:sz w:val="20"/>
          <w:szCs w:val="20"/>
          <w:u w:val="single"/>
        </w:rPr>
        <w:t>I</w:t>
      </w:r>
      <w:r w:rsidR="00A84041" w:rsidRPr="006E3109">
        <w:rPr>
          <w:b/>
          <w:sz w:val="20"/>
          <w:szCs w:val="20"/>
          <w:u w:val="single"/>
        </w:rPr>
        <w:t>nsurance</w:t>
      </w:r>
      <w:r w:rsidR="00A84041">
        <w:rPr>
          <w:b/>
          <w:sz w:val="20"/>
          <w:szCs w:val="20"/>
          <w:u w:val="single"/>
        </w:rPr>
        <w:t>.</w:t>
      </w:r>
    </w:p>
    <w:p w14:paraId="56BA58CA" w14:textId="7F398518" w:rsidR="00A84041" w:rsidRDefault="00A84041" w:rsidP="006E3109">
      <w:pPr>
        <w:spacing w:after="0" w:line="240" w:lineRule="auto"/>
        <w:ind w:left="720"/>
        <w:rPr>
          <w:sz w:val="20"/>
          <w:szCs w:val="20"/>
        </w:rPr>
      </w:pPr>
      <w:r w:rsidRPr="006E3109">
        <w:rPr>
          <w:sz w:val="20"/>
          <w:szCs w:val="20"/>
        </w:rPr>
        <w:t>I</w:t>
      </w:r>
      <w:r w:rsidR="00C82B69" w:rsidRPr="006E3109">
        <w:rPr>
          <w:sz w:val="20"/>
          <w:szCs w:val="20"/>
        </w:rPr>
        <w:t xml:space="preserve">t is agreed that </w:t>
      </w:r>
      <w:r w:rsidRPr="006E3109">
        <w:rPr>
          <w:sz w:val="20"/>
          <w:szCs w:val="20"/>
        </w:rPr>
        <w:t xml:space="preserve">prior to commencing any activities under this Agreement, </w:t>
      </w:r>
      <w:r w:rsidR="00C82B69" w:rsidRPr="006E3109">
        <w:rPr>
          <w:sz w:val="20"/>
          <w:szCs w:val="20"/>
        </w:rPr>
        <w:t xml:space="preserve">Veritone shall secure and maintain </w:t>
      </w:r>
      <w:r w:rsidRPr="006E3109">
        <w:rPr>
          <w:sz w:val="20"/>
          <w:szCs w:val="20"/>
        </w:rPr>
        <w:t xml:space="preserve">the following insurance coverage </w:t>
      </w:r>
      <w:r w:rsidR="00C82B69" w:rsidRPr="006E3109">
        <w:rPr>
          <w:sz w:val="20"/>
          <w:szCs w:val="20"/>
        </w:rPr>
        <w:t>during the term of this Agreement</w:t>
      </w:r>
      <w:r w:rsidRPr="006E3109">
        <w:rPr>
          <w:sz w:val="20"/>
          <w:szCs w:val="20"/>
        </w:rPr>
        <w:t>:</w:t>
      </w:r>
    </w:p>
    <w:p w14:paraId="45ED2037" w14:textId="77777777" w:rsidR="00A84041" w:rsidRPr="006E3109" w:rsidRDefault="00A84041" w:rsidP="006E3109">
      <w:pPr>
        <w:spacing w:after="0" w:line="240" w:lineRule="auto"/>
        <w:ind w:left="720"/>
        <w:rPr>
          <w:sz w:val="20"/>
          <w:szCs w:val="20"/>
        </w:rPr>
      </w:pPr>
    </w:p>
    <w:p w14:paraId="34F9A7DC" w14:textId="77777777" w:rsidR="00C82B69" w:rsidRPr="006E3109" w:rsidRDefault="00C82B69" w:rsidP="006E3109">
      <w:pPr>
        <w:pStyle w:val="ListParagraph"/>
        <w:numPr>
          <w:ilvl w:val="0"/>
          <w:numId w:val="1"/>
        </w:numPr>
        <w:spacing w:after="0" w:line="240" w:lineRule="auto"/>
        <w:rPr>
          <w:sz w:val="20"/>
          <w:szCs w:val="20"/>
        </w:rPr>
      </w:pPr>
      <w:r w:rsidRPr="006E3109">
        <w:rPr>
          <w:sz w:val="20"/>
          <w:szCs w:val="20"/>
        </w:rPr>
        <w:t xml:space="preserve"> Workers' Compensation Insurance as required by California statutes.</w:t>
      </w:r>
    </w:p>
    <w:p w14:paraId="68A98081" w14:textId="0E882CDE" w:rsidR="00C82B69" w:rsidRPr="006E3109" w:rsidRDefault="00C82B69" w:rsidP="006E3109">
      <w:pPr>
        <w:numPr>
          <w:ilvl w:val="0"/>
          <w:numId w:val="1"/>
        </w:numPr>
        <w:spacing w:after="0" w:line="240" w:lineRule="auto"/>
        <w:ind w:right="1440"/>
        <w:rPr>
          <w:sz w:val="20"/>
          <w:szCs w:val="20"/>
        </w:rPr>
      </w:pPr>
      <w:r w:rsidRPr="006E3109">
        <w:rPr>
          <w:sz w:val="20"/>
          <w:szCs w:val="20"/>
        </w:rPr>
        <w:t>Professional Liability Insurance coverage in an amount not less than One Million Dollars ($1,000,000.00)</w:t>
      </w:r>
      <w:r w:rsidR="00A84041" w:rsidRPr="006E3109">
        <w:rPr>
          <w:sz w:val="20"/>
          <w:szCs w:val="20"/>
        </w:rPr>
        <w:t xml:space="preserve"> per Occurrence</w:t>
      </w:r>
      <w:r w:rsidRPr="006E3109">
        <w:rPr>
          <w:sz w:val="20"/>
          <w:szCs w:val="20"/>
        </w:rPr>
        <w:t xml:space="preserve">, which insurance coverage shall be maintained by </w:t>
      </w:r>
      <w:r w:rsidR="006E3109">
        <w:rPr>
          <w:sz w:val="20"/>
          <w:szCs w:val="20"/>
        </w:rPr>
        <w:t>Veritone</w:t>
      </w:r>
      <w:r w:rsidR="006E3109" w:rsidRPr="006E3109">
        <w:rPr>
          <w:sz w:val="20"/>
          <w:szCs w:val="20"/>
        </w:rPr>
        <w:t xml:space="preserve"> </w:t>
      </w:r>
      <w:r w:rsidRPr="006E3109">
        <w:rPr>
          <w:sz w:val="20"/>
          <w:szCs w:val="20"/>
        </w:rPr>
        <w:t xml:space="preserve">for at least one (1) year from the termination of this Agreement. </w:t>
      </w:r>
    </w:p>
    <w:p w14:paraId="49B3D00C" w14:textId="77777777" w:rsidR="00A84041" w:rsidRDefault="00A84041" w:rsidP="006E3109">
      <w:pPr>
        <w:spacing w:after="0" w:line="240" w:lineRule="auto"/>
        <w:ind w:left="720"/>
        <w:rPr>
          <w:sz w:val="20"/>
          <w:szCs w:val="20"/>
        </w:rPr>
      </w:pPr>
    </w:p>
    <w:p w14:paraId="12412784" w14:textId="25A36108" w:rsidR="00C82B69" w:rsidRPr="006E3109" w:rsidRDefault="00C82B69" w:rsidP="006E3109">
      <w:pPr>
        <w:spacing w:after="0" w:line="240" w:lineRule="auto"/>
        <w:ind w:left="720"/>
        <w:rPr>
          <w:sz w:val="20"/>
          <w:szCs w:val="20"/>
        </w:rPr>
      </w:pPr>
      <w:r w:rsidRPr="006E3109">
        <w:rPr>
          <w:sz w:val="20"/>
          <w:szCs w:val="20"/>
        </w:rPr>
        <w:t>Anaheim's Risk Manager is hereby authorized to reduce requirements set forth above in the event such reduction is in A</w:t>
      </w:r>
      <w:r w:rsidR="006E3109" w:rsidRPr="006E3109">
        <w:rPr>
          <w:sz w:val="20"/>
          <w:szCs w:val="20"/>
        </w:rPr>
        <w:t>naheim</w:t>
      </w:r>
      <w:r w:rsidRPr="006E3109">
        <w:rPr>
          <w:sz w:val="20"/>
          <w:szCs w:val="20"/>
        </w:rPr>
        <w:t>'</w:t>
      </w:r>
      <w:r w:rsidR="006E3109" w:rsidRPr="006E3109">
        <w:rPr>
          <w:sz w:val="20"/>
          <w:szCs w:val="20"/>
        </w:rPr>
        <w:t>s</w:t>
      </w:r>
      <w:r w:rsidRPr="006E3109">
        <w:rPr>
          <w:sz w:val="20"/>
          <w:szCs w:val="20"/>
        </w:rPr>
        <w:t xml:space="preserve"> best interest.</w:t>
      </w:r>
    </w:p>
    <w:p w14:paraId="6895AD8B" w14:textId="77777777" w:rsidR="00A84041" w:rsidRDefault="00C82B69" w:rsidP="006E3109">
      <w:pPr>
        <w:spacing w:after="0" w:line="240" w:lineRule="auto"/>
        <w:rPr>
          <w:sz w:val="20"/>
          <w:szCs w:val="20"/>
        </w:rPr>
      </w:pPr>
      <w:r w:rsidRPr="006E3109">
        <w:rPr>
          <w:sz w:val="20"/>
          <w:szCs w:val="20"/>
        </w:rPr>
        <w:tab/>
      </w:r>
      <w:r w:rsidRPr="006E3109">
        <w:rPr>
          <w:sz w:val="20"/>
          <w:szCs w:val="20"/>
        </w:rPr>
        <w:tab/>
      </w:r>
    </w:p>
    <w:p w14:paraId="512FAF59" w14:textId="1DACAB40" w:rsidR="00C82B69" w:rsidRPr="006E3109" w:rsidRDefault="00C82B69" w:rsidP="006E3109">
      <w:pPr>
        <w:spacing w:after="0" w:line="240" w:lineRule="auto"/>
        <w:ind w:left="720"/>
        <w:rPr>
          <w:sz w:val="20"/>
          <w:szCs w:val="20"/>
        </w:rPr>
      </w:pPr>
      <w:r w:rsidRPr="006E3109">
        <w:rPr>
          <w:sz w:val="20"/>
          <w:szCs w:val="20"/>
        </w:rPr>
        <w:t>Prior to commencing any work under this Agreement, Veritone shall deliver to A</w:t>
      </w:r>
      <w:r w:rsidR="006E3109" w:rsidRPr="006E3109">
        <w:rPr>
          <w:sz w:val="20"/>
          <w:szCs w:val="20"/>
        </w:rPr>
        <w:t>naheim</w:t>
      </w:r>
      <w:r w:rsidRPr="006E3109">
        <w:rPr>
          <w:sz w:val="20"/>
          <w:szCs w:val="20"/>
        </w:rPr>
        <w:t xml:space="preserve"> insurance certificates confirming the existence of the insurance required by this Agreement, and including </w:t>
      </w:r>
      <w:r w:rsidR="00A84041" w:rsidRPr="006E3109">
        <w:rPr>
          <w:sz w:val="20"/>
          <w:szCs w:val="20"/>
        </w:rPr>
        <w:t>any</w:t>
      </w:r>
      <w:r w:rsidRPr="006E3109">
        <w:rPr>
          <w:sz w:val="20"/>
          <w:szCs w:val="20"/>
        </w:rPr>
        <w:t xml:space="preserve"> applicable clauses referenced above.  Anaheim </w:t>
      </w:r>
      <w:r w:rsidR="00A84041" w:rsidRPr="006E3109">
        <w:rPr>
          <w:sz w:val="20"/>
          <w:szCs w:val="20"/>
        </w:rPr>
        <w:t xml:space="preserve">reserves </w:t>
      </w:r>
      <w:r w:rsidRPr="006E3109">
        <w:rPr>
          <w:sz w:val="20"/>
          <w:szCs w:val="20"/>
        </w:rPr>
        <w:t>the right to demand, and to receive within a reasonable time period, copies of any insurance policies required under this Agreement.</w:t>
      </w:r>
    </w:p>
    <w:p w14:paraId="2D66BADB" w14:textId="77777777" w:rsidR="00A84041" w:rsidRDefault="00C82B69" w:rsidP="006E3109">
      <w:pPr>
        <w:spacing w:after="0" w:line="240" w:lineRule="auto"/>
        <w:rPr>
          <w:sz w:val="20"/>
          <w:szCs w:val="20"/>
        </w:rPr>
      </w:pPr>
      <w:r w:rsidRPr="006E3109">
        <w:rPr>
          <w:sz w:val="20"/>
          <w:szCs w:val="20"/>
        </w:rPr>
        <w:tab/>
      </w:r>
    </w:p>
    <w:p w14:paraId="591B2F03" w14:textId="1FB537B9" w:rsidR="00C82B69" w:rsidRPr="006E3109" w:rsidRDefault="00C82B69" w:rsidP="006E3109">
      <w:pPr>
        <w:spacing w:after="0" w:line="240" w:lineRule="auto"/>
        <w:ind w:left="720"/>
        <w:rPr>
          <w:sz w:val="20"/>
          <w:szCs w:val="20"/>
        </w:rPr>
      </w:pPr>
      <w:r w:rsidRPr="006E3109">
        <w:rPr>
          <w:sz w:val="20"/>
          <w:szCs w:val="20"/>
        </w:rPr>
        <w:lastRenderedPageBreak/>
        <w:t xml:space="preserve">In addition to any other remedies Anaheim may have if </w:t>
      </w:r>
      <w:r w:rsidR="00A84041" w:rsidRPr="006E3109">
        <w:rPr>
          <w:sz w:val="20"/>
          <w:szCs w:val="20"/>
        </w:rPr>
        <w:t>Veritone</w:t>
      </w:r>
      <w:r w:rsidRPr="006E3109">
        <w:rPr>
          <w:sz w:val="20"/>
          <w:szCs w:val="20"/>
        </w:rPr>
        <w:t xml:space="preserve"> fails to provide or maintain any insurance policies to the extent and within the time herein required, A</w:t>
      </w:r>
      <w:r w:rsidR="006E3109" w:rsidRPr="006E3109">
        <w:rPr>
          <w:sz w:val="20"/>
          <w:szCs w:val="20"/>
        </w:rPr>
        <w:t>naheim</w:t>
      </w:r>
      <w:r w:rsidRPr="006E3109">
        <w:rPr>
          <w:sz w:val="20"/>
          <w:szCs w:val="20"/>
        </w:rPr>
        <w:t xml:space="preserve"> may, at its sole option:</w:t>
      </w:r>
    </w:p>
    <w:p w14:paraId="02E75C90" w14:textId="77777777" w:rsidR="00C82B69" w:rsidRPr="006E3109" w:rsidRDefault="00C82B69" w:rsidP="006E3109">
      <w:pPr>
        <w:tabs>
          <w:tab w:val="left" w:pos="720"/>
          <w:tab w:val="left" w:pos="1440"/>
          <w:tab w:val="left" w:pos="2160"/>
        </w:tabs>
        <w:spacing w:after="0" w:line="240" w:lineRule="auto"/>
        <w:ind w:left="2160" w:hanging="2160"/>
        <w:rPr>
          <w:sz w:val="20"/>
          <w:szCs w:val="20"/>
        </w:rPr>
      </w:pPr>
      <w:r w:rsidRPr="006E3109">
        <w:rPr>
          <w:sz w:val="20"/>
          <w:szCs w:val="20"/>
        </w:rPr>
        <w:tab/>
      </w:r>
      <w:r w:rsidRPr="006E3109">
        <w:rPr>
          <w:sz w:val="20"/>
          <w:szCs w:val="20"/>
        </w:rPr>
        <w:tab/>
        <w:t>1.</w:t>
      </w:r>
      <w:r w:rsidRPr="006E3109">
        <w:rPr>
          <w:sz w:val="20"/>
          <w:szCs w:val="20"/>
        </w:rPr>
        <w:tab/>
        <w:t xml:space="preserve">Order </w:t>
      </w:r>
      <w:r w:rsidR="00A84041" w:rsidRPr="006E3109">
        <w:rPr>
          <w:sz w:val="20"/>
          <w:szCs w:val="20"/>
        </w:rPr>
        <w:t>Veritone</w:t>
      </w:r>
      <w:r w:rsidRPr="006E3109">
        <w:rPr>
          <w:sz w:val="20"/>
          <w:szCs w:val="20"/>
        </w:rPr>
        <w:t xml:space="preserve"> to cease performing work under this Agreement and/or withhold any payment(s) which become due to </w:t>
      </w:r>
      <w:r w:rsidR="00A84041" w:rsidRPr="006E3109">
        <w:rPr>
          <w:sz w:val="20"/>
          <w:szCs w:val="20"/>
        </w:rPr>
        <w:t>Veritone hereunder until Veritone</w:t>
      </w:r>
      <w:r w:rsidRPr="006E3109">
        <w:rPr>
          <w:sz w:val="20"/>
          <w:szCs w:val="20"/>
        </w:rPr>
        <w:t xml:space="preserve"> demonstrates compliance with the requirements hereof;</w:t>
      </w:r>
    </w:p>
    <w:p w14:paraId="00D6A4F5" w14:textId="77777777" w:rsidR="00C82B69" w:rsidRPr="006E3109" w:rsidRDefault="00C82B69" w:rsidP="006E3109">
      <w:pPr>
        <w:tabs>
          <w:tab w:val="left" w:pos="720"/>
          <w:tab w:val="left" w:pos="1440"/>
          <w:tab w:val="left" w:pos="2160"/>
        </w:tabs>
        <w:spacing w:after="0" w:line="240" w:lineRule="auto"/>
        <w:ind w:left="2160" w:hanging="2160"/>
        <w:rPr>
          <w:sz w:val="20"/>
          <w:szCs w:val="20"/>
        </w:rPr>
      </w:pPr>
      <w:r w:rsidRPr="006E3109">
        <w:rPr>
          <w:sz w:val="20"/>
          <w:szCs w:val="20"/>
        </w:rPr>
        <w:tab/>
      </w:r>
      <w:r w:rsidRPr="006E3109">
        <w:rPr>
          <w:sz w:val="20"/>
          <w:szCs w:val="20"/>
        </w:rPr>
        <w:tab/>
        <w:t>2.</w:t>
      </w:r>
      <w:r w:rsidRPr="006E3109">
        <w:rPr>
          <w:sz w:val="20"/>
          <w:szCs w:val="20"/>
        </w:rPr>
        <w:tab/>
        <w:t>Terminate this Agreement.</w:t>
      </w:r>
    </w:p>
    <w:p w14:paraId="4582F7AA" w14:textId="77777777" w:rsidR="00A84041" w:rsidRPr="00A84041" w:rsidRDefault="00A84041" w:rsidP="006E3109">
      <w:pPr>
        <w:spacing w:after="0" w:line="240" w:lineRule="auto"/>
        <w:rPr>
          <w:sz w:val="20"/>
          <w:szCs w:val="20"/>
        </w:rPr>
      </w:pPr>
    </w:p>
    <w:p w14:paraId="4C64091F" w14:textId="77777777" w:rsidR="00C82B69" w:rsidRPr="006E3109" w:rsidRDefault="00C82B69" w:rsidP="006E3109">
      <w:pPr>
        <w:spacing w:after="0" w:line="240" w:lineRule="auto"/>
        <w:ind w:left="720"/>
        <w:rPr>
          <w:sz w:val="20"/>
          <w:szCs w:val="20"/>
        </w:rPr>
      </w:pPr>
      <w:r w:rsidRPr="006E3109">
        <w:rPr>
          <w:sz w:val="20"/>
          <w:szCs w:val="20"/>
        </w:rPr>
        <w:t>Exercise of any of the above remedies, however, is an alternative to other remedies Anaheim may have and is not the exclusive remedy for Veritone's failure to maintain insurance or secure appropriate endorsements.</w:t>
      </w:r>
    </w:p>
    <w:p w14:paraId="34BEC53A" w14:textId="77777777" w:rsidR="00A84041" w:rsidRDefault="00C82B69" w:rsidP="006E3109">
      <w:pPr>
        <w:spacing w:after="0" w:line="240" w:lineRule="auto"/>
        <w:rPr>
          <w:sz w:val="20"/>
          <w:szCs w:val="20"/>
        </w:rPr>
      </w:pPr>
      <w:r w:rsidRPr="006E3109">
        <w:rPr>
          <w:sz w:val="20"/>
          <w:szCs w:val="20"/>
        </w:rPr>
        <w:tab/>
      </w:r>
      <w:r w:rsidRPr="006E3109">
        <w:rPr>
          <w:sz w:val="20"/>
          <w:szCs w:val="20"/>
        </w:rPr>
        <w:tab/>
      </w:r>
    </w:p>
    <w:p w14:paraId="15A1092E" w14:textId="7E63C5FE" w:rsidR="00C82B69" w:rsidRPr="006E3109" w:rsidRDefault="00C82B69" w:rsidP="006E3109">
      <w:pPr>
        <w:spacing w:after="0" w:line="240" w:lineRule="auto"/>
        <w:ind w:left="720"/>
        <w:rPr>
          <w:sz w:val="20"/>
          <w:szCs w:val="20"/>
        </w:rPr>
      </w:pPr>
      <w:r w:rsidRPr="006E3109">
        <w:rPr>
          <w:sz w:val="20"/>
          <w:szCs w:val="20"/>
        </w:rPr>
        <w:t>Nothing herein contained shall be construed as limiting in any way the extent to which Veritone may be held responsible for payments of damages to persons or property resulting from Veritone's or its subcontractor's performance of the work covered under this Agreement, except as described in the Indemnification section, above</w:t>
      </w:r>
      <w:r w:rsidR="006E3109">
        <w:rPr>
          <w:sz w:val="20"/>
          <w:szCs w:val="20"/>
        </w:rPr>
        <w:t>, or in the Limitation of Liability section, below</w:t>
      </w:r>
      <w:r w:rsidRPr="006E3109">
        <w:rPr>
          <w:sz w:val="20"/>
          <w:szCs w:val="20"/>
        </w:rPr>
        <w:t>.</w:t>
      </w:r>
    </w:p>
    <w:p w14:paraId="5DE9EBA5" w14:textId="77777777" w:rsidR="00C82B69" w:rsidRDefault="00C82B69" w:rsidP="00FC32B6">
      <w:pPr>
        <w:tabs>
          <w:tab w:val="left" w:pos="360"/>
          <w:tab w:val="left" w:pos="540"/>
          <w:tab w:val="left" w:pos="720"/>
        </w:tabs>
        <w:autoSpaceDE w:val="0"/>
        <w:autoSpaceDN w:val="0"/>
        <w:adjustRightInd w:val="0"/>
        <w:spacing w:after="0" w:line="240" w:lineRule="auto"/>
        <w:ind w:left="720" w:hanging="720"/>
        <w:rPr>
          <w:rFonts w:cs="Calibri"/>
          <w:color w:val="000000"/>
          <w:sz w:val="20"/>
          <w:szCs w:val="20"/>
        </w:rPr>
      </w:pPr>
    </w:p>
    <w:p w14:paraId="72021326" w14:textId="77777777" w:rsidR="000D7297" w:rsidRPr="000D7297" w:rsidRDefault="000D7297" w:rsidP="00FC32B6">
      <w:pPr>
        <w:tabs>
          <w:tab w:val="left" w:pos="360"/>
        </w:tabs>
        <w:autoSpaceDE w:val="0"/>
        <w:autoSpaceDN w:val="0"/>
        <w:adjustRightInd w:val="0"/>
        <w:spacing w:after="0" w:line="240" w:lineRule="auto"/>
        <w:ind w:left="360" w:hanging="360"/>
        <w:rPr>
          <w:rFonts w:cs="Calibri"/>
          <w:color w:val="000000"/>
          <w:sz w:val="20"/>
          <w:szCs w:val="20"/>
        </w:rPr>
      </w:pPr>
    </w:p>
    <w:p w14:paraId="54A57C75" w14:textId="192DFEC4" w:rsidR="000D7297" w:rsidRDefault="006E3109" w:rsidP="00FC32B6">
      <w:pPr>
        <w:tabs>
          <w:tab w:val="left" w:pos="360"/>
        </w:tabs>
        <w:autoSpaceDE w:val="0"/>
        <w:autoSpaceDN w:val="0"/>
        <w:adjustRightInd w:val="0"/>
        <w:spacing w:after="0" w:line="240" w:lineRule="auto"/>
        <w:ind w:left="360" w:hanging="360"/>
        <w:rPr>
          <w:rFonts w:cs="Calibri"/>
          <w:color w:val="000000"/>
          <w:sz w:val="20"/>
          <w:szCs w:val="20"/>
        </w:rPr>
      </w:pPr>
      <w:r>
        <w:rPr>
          <w:rFonts w:cs="Calibri"/>
          <w:color w:val="000000"/>
          <w:sz w:val="20"/>
          <w:szCs w:val="20"/>
        </w:rPr>
        <w:t>8</w:t>
      </w:r>
      <w:r w:rsidR="000D7297" w:rsidRPr="000D7297">
        <w:rPr>
          <w:rFonts w:cs="Calibri"/>
          <w:color w:val="000000"/>
          <w:sz w:val="20"/>
          <w:szCs w:val="20"/>
        </w:rPr>
        <w:t xml:space="preserve">. </w:t>
      </w:r>
      <w:r w:rsidR="00FC32B6">
        <w:rPr>
          <w:rFonts w:cs="Calibri"/>
          <w:color w:val="000000"/>
          <w:sz w:val="20"/>
          <w:szCs w:val="20"/>
        </w:rPr>
        <w:tab/>
      </w:r>
      <w:r w:rsidR="000D7297" w:rsidRPr="000D7297">
        <w:rPr>
          <w:rFonts w:cs="Calibri-Bold"/>
          <w:b/>
          <w:bCs/>
          <w:color w:val="000000"/>
          <w:sz w:val="20"/>
          <w:szCs w:val="20"/>
        </w:rPr>
        <w:t>Mutual Warranties</w:t>
      </w:r>
      <w:r w:rsidR="000D7297" w:rsidRPr="000D7297">
        <w:rPr>
          <w:rFonts w:cs="Calibri"/>
          <w:color w:val="000000"/>
          <w:sz w:val="20"/>
          <w:szCs w:val="20"/>
        </w:rPr>
        <w:t>. Each party represents and warrants to the other that: (i) i</w:t>
      </w:r>
      <w:r w:rsidR="00FC32B6">
        <w:rPr>
          <w:rFonts w:cs="Calibri"/>
          <w:color w:val="000000"/>
          <w:sz w:val="20"/>
          <w:szCs w:val="20"/>
        </w:rPr>
        <w:t xml:space="preserve">t is duly organized and validly </w:t>
      </w:r>
      <w:r w:rsidR="000D7297" w:rsidRPr="000D7297">
        <w:rPr>
          <w:rFonts w:cs="Calibri"/>
          <w:color w:val="000000"/>
          <w:sz w:val="20"/>
          <w:szCs w:val="20"/>
        </w:rPr>
        <w:t>existing under the laws of the jurisdiction of its incorporation or formation,</w:t>
      </w:r>
      <w:r w:rsidR="00FC32B6">
        <w:rPr>
          <w:rFonts w:cs="Calibri"/>
          <w:color w:val="000000"/>
          <w:sz w:val="20"/>
          <w:szCs w:val="20"/>
        </w:rPr>
        <w:t xml:space="preserve"> and has full power, rights and </w:t>
      </w:r>
      <w:r w:rsidR="000D7297" w:rsidRPr="000D7297">
        <w:rPr>
          <w:rFonts w:cs="Calibri"/>
          <w:color w:val="000000"/>
          <w:sz w:val="20"/>
          <w:szCs w:val="20"/>
        </w:rPr>
        <w:t>authority to enter into this Agreement and carry out its obligations hereunder;</w:t>
      </w:r>
      <w:r w:rsidR="00FC32B6">
        <w:rPr>
          <w:rFonts w:cs="Calibri"/>
          <w:color w:val="000000"/>
          <w:sz w:val="20"/>
          <w:szCs w:val="20"/>
        </w:rPr>
        <w:t xml:space="preserve"> (ii) the person executing this </w:t>
      </w:r>
      <w:r w:rsidR="000D7297" w:rsidRPr="000D7297">
        <w:rPr>
          <w:rFonts w:cs="Calibri"/>
          <w:color w:val="000000"/>
          <w:sz w:val="20"/>
          <w:szCs w:val="20"/>
        </w:rPr>
        <w:t>Agreement is authorized to do so on its behalf; (iii) this Agreement is valid and l</w:t>
      </w:r>
      <w:r w:rsidR="00FC32B6">
        <w:rPr>
          <w:rFonts w:cs="Calibri"/>
          <w:color w:val="000000"/>
          <w:sz w:val="20"/>
          <w:szCs w:val="20"/>
        </w:rPr>
        <w:t xml:space="preserve">egally binding upon it and (iv) </w:t>
      </w:r>
      <w:r w:rsidR="000D7297" w:rsidRPr="000D7297">
        <w:rPr>
          <w:rFonts w:cs="Calibri"/>
          <w:color w:val="000000"/>
          <w:sz w:val="20"/>
          <w:szCs w:val="20"/>
        </w:rPr>
        <w:t>the execution, delivery and performance thereof by such party does not con</w:t>
      </w:r>
      <w:r w:rsidR="00FC32B6">
        <w:rPr>
          <w:rFonts w:cs="Calibri"/>
          <w:color w:val="000000"/>
          <w:sz w:val="20"/>
          <w:szCs w:val="20"/>
        </w:rPr>
        <w:t xml:space="preserve">flict with any other agreement, </w:t>
      </w:r>
      <w:r w:rsidR="000D7297" w:rsidRPr="000D7297">
        <w:rPr>
          <w:rFonts w:cs="Calibri"/>
          <w:color w:val="000000"/>
          <w:sz w:val="20"/>
          <w:szCs w:val="20"/>
        </w:rPr>
        <w:t xml:space="preserve">instrument or understanding to which it is a party or by which it may </w:t>
      </w:r>
      <w:r w:rsidR="00FC32B6">
        <w:rPr>
          <w:rFonts w:cs="Calibri"/>
          <w:color w:val="000000"/>
          <w:sz w:val="20"/>
          <w:szCs w:val="20"/>
        </w:rPr>
        <w:t xml:space="preserve">be bound, nor would violate any </w:t>
      </w:r>
      <w:r w:rsidR="000D7297" w:rsidRPr="000D7297">
        <w:rPr>
          <w:rFonts w:cs="Calibri"/>
          <w:color w:val="000000"/>
          <w:sz w:val="20"/>
          <w:szCs w:val="20"/>
        </w:rPr>
        <w:t>applicable law or regulation.</w:t>
      </w:r>
    </w:p>
    <w:p w14:paraId="6BA484D2" w14:textId="77777777" w:rsidR="000D7297" w:rsidRPr="000D7297" w:rsidRDefault="000D7297" w:rsidP="00FC32B6">
      <w:pPr>
        <w:tabs>
          <w:tab w:val="left" w:pos="360"/>
        </w:tabs>
        <w:autoSpaceDE w:val="0"/>
        <w:autoSpaceDN w:val="0"/>
        <w:adjustRightInd w:val="0"/>
        <w:spacing w:after="0" w:line="240" w:lineRule="auto"/>
        <w:ind w:left="360" w:hanging="360"/>
        <w:rPr>
          <w:rFonts w:cs="Calibri"/>
          <w:color w:val="000000"/>
          <w:sz w:val="20"/>
          <w:szCs w:val="20"/>
        </w:rPr>
      </w:pPr>
    </w:p>
    <w:p w14:paraId="218850D8" w14:textId="14936EEF" w:rsidR="000D7297" w:rsidRPr="000D7297" w:rsidRDefault="006E3109" w:rsidP="00FC32B6">
      <w:pPr>
        <w:tabs>
          <w:tab w:val="left" w:pos="360"/>
        </w:tabs>
        <w:autoSpaceDE w:val="0"/>
        <w:autoSpaceDN w:val="0"/>
        <w:adjustRightInd w:val="0"/>
        <w:spacing w:after="0" w:line="240" w:lineRule="auto"/>
        <w:ind w:left="360" w:hanging="360"/>
        <w:rPr>
          <w:rFonts w:cs="Calibri"/>
          <w:color w:val="000000"/>
          <w:sz w:val="20"/>
          <w:szCs w:val="20"/>
        </w:rPr>
      </w:pPr>
      <w:r w:rsidRPr="006E3109">
        <w:rPr>
          <w:rFonts w:cs="Calibri"/>
          <w:b/>
          <w:color w:val="000000"/>
          <w:sz w:val="20"/>
          <w:szCs w:val="20"/>
        </w:rPr>
        <w:t>9</w:t>
      </w:r>
      <w:r w:rsidR="000D7297" w:rsidRPr="006E3109">
        <w:rPr>
          <w:rFonts w:cs="Calibri"/>
          <w:b/>
          <w:color w:val="000000"/>
          <w:sz w:val="20"/>
          <w:szCs w:val="20"/>
        </w:rPr>
        <w:t xml:space="preserve">. </w:t>
      </w:r>
      <w:r w:rsidR="00FC32B6" w:rsidRPr="006E3109">
        <w:rPr>
          <w:rFonts w:cs="Calibri"/>
          <w:b/>
          <w:color w:val="000000"/>
          <w:sz w:val="20"/>
          <w:szCs w:val="20"/>
        </w:rPr>
        <w:tab/>
      </w:r>
      <w:r w:rsidR="000D7297" w:rsidRPr="000D7297">
        <w:rPr>
          <w:rFonts w:cs="Calibri-Bold"/>
          <w:b/>
          <w:bCs/>
          <w:color w:val="000000"/>
          <w:sz w:val="20"/>
          <w:szCs w:val="20"/>
        </w:rPr>
        <w:t>Limitation of Liability</w:t>
      </w:r>
      <w:r w:rsidR="000D7297" w:rsidRPr="000D7297">
        <w:rPr>
          <w:rFonts w:cs="Calibri"/>
          <w:color w:val="000000"/>
          <w:sz w:val="20"/>
          <w:szCs w:val="20"/>
        </w:rPr>
        <w:t>.</w:t>
      </w:r>
    </w:p>
    <w:p w14:paraId="05923F52" w14:textId="77139678" w:rsidR="000D7297" w:rsidRDefault="00CC1AC0" w:rsidP="00CC1AC0">
      <w:pPr>
        <w:tabs>
          <w:tab w:val="left" w:pos="360"/>
          <w:tab w:val="left" w:pos="720"/>
        </w:tabs>
        <w:autoSpaceDE w:val="0"/>
        <w:autoSpaceDN w:val="0"/>
        <w:adjustRightInd w:val="0"/>
        <w:spacing w:after="0" w:line="240" w:lineRule="auto"/>
        <w:ind w:left="720" w:hanging="720"/>
        <w:rPr>
          <w:rFonts w:cs="Calibri"/>
          <w:color w:val="000000"/>
          <w:sz w:val="20"/>
          <w:szCs w:val="20"/>
        </w:rPr>
      </w:pPr>
      <w:r>
        <w:rPr>
          <w:rFonts w:cs="Calibri"/>
          <w:color w:val="000000"/>
          <w:sz w:val="20"/>
          <w:szCs w:val="20"/>
        </w:rPr>
        <w:tab/>
      </w:r>
      <w:r w:rsidR="006E3109" w:rsidRPr="006E3109">
        <w:rPr>
          <w:rFonts w:cs="Calibri"/>
          <w:b/>
          <w:color w:val="000000"/>
          <w:sz w:val="20"/>
          <w:szCs w:val="20"/>
        </w:rPr>
        <w:t>9</w:t>
      </w:r>
      <w:r w:rsidR="000D7297" w:rsidRPr="006E3109">
        <w:rPr>
          <w:rFonts w:cs="Calibri"/>
          <w:b/>
          <w:color w:val="000000"/>
          <w:sz w:val="20"/>
          <w:szCs w:val="20"/>
        </w:rPr>
        <w:t>.1.</w:t>
      </w:r>
      <w:r w:rsidR="000D7297" w:rsidRPr="000D7297">
        <w:rPr>
          <w:rFonts w:cs="Calibri"/>
          <w:color w:val="000000"/>
          <w:sz w:val="20"/>
          <w:szCs w:val="20"/>
        </w:rPr>
        <w:t xml:space="preserve"> NEITHER PARTY, INCLUDING ITS OFFICERS, DIRECTORS, EMPLOYEES, REPRESENTATIVES AND AFFILIATES,</w:t>
      </w:r>
      <w:r>
        <w:rPr>
          <w:rFonts w:cs="Calibri"/>
          <w:color w:val="000000"/>
          <w:sz w:val="20"/>
          <w:szCs w:val="20"/>
        </w:rPr>
        <w:t xml:space="preserve"> </w:t>
      </w:r>
      <w:r w:rsidR="000D7297" w:rsidRPr="000D7297">
        <w:rPr>
          <w:rFonts w:cs="Calibri"/>
          <w:color w:val="000000"/>
          <w:sz w:val="20"/>
          <w:szCs w:val="20"/>
        </w:rPr>
        <w:t>SHALL BE LIABLE FOR ANY INDIRECT, INCIDENTAL, SPECIAL, CONS</w:t>
      </w:r>
      <w:r>
        <w:rPr>
          <w:rFonts w:cs="Calibri"/>
          <w:color w:val="000000"/>
          <w:sz w:val="20"/>
          <w:szCs w:val="20"/>
        </w:rPr>
        <w:t xml:space="preserve">EQUENTIAL, OR PUNITIVE DAMAGES, </w:t>
      </w:r>
      <w:r w:rsidR="000D7297" w:rsidRPr="000D7297">
        <w:rPr>
          <w:rFonts w:cs="Calibri"/>
          <w:color w:val="000000"/>
          <w:sz w:val="20"/>
          <w:szCs w:val="20"/>
        </w:rPr>
        <w:t>INCLUDING WITHOUT LIMITATION, LOST DATA OR LOST PROFITS, OR COSTS O</w:t>
      </w:r>
      <w:r>
        <w:rPr>
          <w:rFonts w:cs="Calibri"/>
          <w:color w:val="000000"/>
          <w:sz w:val="20"/>
          <w:szCs w:val="20"/>
        </w:rPr>
        <w:t xml:space="preserve">F PROCURING SUBSTITUTE </w:t>
      </w:r>
      <w:r w:rsidR="000D7297" w:rsidRPr="000D7297">
        <w:rPr>
          <w:rFonts w:cs="Calibri"/>
          <w:color w:val="000000"/>
          <w:sz w:val="20"/>
          <w:szCs w:val="20"/>
        </w:rPr>
        <w:t>GOODS OR SERVICES, HOWEVER ARISING, EVEN IF IT HAS BEEN ADV</w:t>
      </w:r>
      <w:r>
        <w:rPr>
          <w:rFonts w:cs="Calibri"/>
          <w:color w:val="000000"/>
          <w:sz w:val="20"/>
          <w:szCs w:val="20"/>
        </w:rPr>
        <w:t xml:space="preserve">ISED OF THE POSSIBILITY OF SUCH </w:t>
      </w:r>
      <w:r w:rsidR="000D7297" w:rsidRPr="000D7297">
        <w:rPr>
          <w:rFonts w:cs="Calibri"/>
          <w:color w:val="000000"/>
          <w:sz w:val="20"/>
          <w:szCs w:val="20"/>
        </w:rPr>
        <w:t>DAMAGES.</w:t>
      </w:r>
    </w:p>
    <w:p w14:paraId="5693DFE4" w14:textId="77777777" w:rsidR="000D7297" w:rsidRDefault="000D7297" w:rsidP="00CC1AC0">
      <w:pPr>
        <w:tabs>
          <w:tab w:val="left" w:pos="360"/>
          <w:tab w:val="left" w:pos="720"/>
        </w:tabs>
        <w:autoSpaceDE w:val="0"/>
        <w:autoSpaceDN w:val="0"/>
        <w:adjustRightInd w:val="0"/>
        <w:spacing w:after="0" w:line="240" w:lineRule="auto"/>
        <w:ind w:left="720" w:hanging="720"/>
        <w:rPr>
          <w:rFonts w:cs="Calibri"/>
          <w:color w:val="000000"/>
          <w:sz w:val="20"/>
          <w:szCs w:val="20"/>
        </w:rPr>
      </w:pPr>
    </w:p>
    <w:p w14:paraId="02010307" w14:textId="6D48F35E" w:rsidR="000D7297" w:rsidRDefault="00CC1AC0" w:rsidP="00CC1AC0">
      <w:pPr>
        <w:tabs>
          <w:tab w:val="left" w:pos="360"/>
          <w:tab w:val="left" w:pos="720"/>
        </w:tabs>
        <w:autoSpaceDE w:val="0"/>
        <w:autoSpaceDN w:val="0"/>
        <w:adjustRightInd w:val="0"/>
        <w:spacing w:after="0" w:line="240" w:lineRule="auto"/>
        <w:ind w:left="720" w:hanging="720"/>
        <w:rPr>
          <w:rFonts w:cs="Calibri"/>
          <w:color w:val="000000"/>
          <w:sz w:val="20"/>
          <w:szCs w:val="20"/>
        </w:rPr>
      </w:pPr>
      <w:r>
        <w:rPr>
          <w:rFonts w:cs="Calibri-Bold"/>
          <w:b/>
          <w:bCs/>
          <w:color w:val="000000"/>
          <w:sz w:val="20"/>
          <w:szCs w:val="20"/>
        </w:rPr>
        <w:tab/>
      </w:r>
      <w:r w:rsidR="006E3109" w:rsidRPr="006E3109">
        <w:rPr>
          <w:rFonts w:cs="Calibri-Bold"/>
          <w:b/>
          <w:bCs/>
          <w:color w:val="000000"/>
          <w:sz w:val="20"/>
          <w:szCs w:val="20"/>
        </w:rPr>
        <w:t>9</w:t>
      </w:r>
      <w:r w:rsidR="000D7297" w:rsidRPr="006E3109">
        <w:rPr>
          <w:rFonts w:cs="Calibri-Bold"/>
          <w:b/>
          <w:bCs/>
          <w:color w:val="000000"/>
          <w:sz w:val="20"/>
          <w:szCs w:val="20"/>
        </w:rPr>
        <w:t>.2.</w:t>
      </w:r>
      <w:r w:rsidR="000D7297" w:rsidRPr="000D7297">
        <w:rPr>
          <w:rFonts w:cs="Calibri-Bold"/>
          <w:b/>
          <w:bCs/>
          <w:color w:val="000000"/>
          <w:sz w:val="20"/>
          <w:szCs w:val="20"/>
        </w:rPr>
        <w:t xml:space="preserve"> </w:t>
      </w:r>
      <w:r w:rsidR="000D7297" w:rsidRPr="000D7297">
        <w:rPr>
          <w:rFonts w:cs="Calibri"/>
          <w:color w:val="000000"/>
          <w:sz w:val="20"/>
          <w:szCs w:val="20"/>
        </w:rPr>
        <w:t xml:space="preserve">VERITONE'S LIABILITY FOR DAMAGES ARISING OUT OF, RELATING </w:t>
      </w:r>
      <w:r>
        <w:rPr>
          <w:rFonts w:cs="Calibri"/>
          <w:color w:val="000000"/>
          <w:sz w:val="20"/>
          <w:szCs w:val="20"/>
        </w:rPr>
        <w:t xml:space="preserve">TO OR IN ANY WAY CONNECTED WITH </w:t>
      </w:r>
      <w:r w:rsidR="000D7297" w:rsidRPr="000D7297">
        <w:rPr>
          <w:rFonts w:cs="Calibri"/>
          <w:color w:val="000000"/>
          <w:sz w:val="20"/>
          <w:szCs w:val="20"/>
        </w:rPr>
        <w:t xml:space="preserve">THIS AGREEMENT SHALL IN NO EVENT EXCEED </w:t>
      </w:r>
      <w:r w:rsidR="00C82B69">
        <w:rPr>
          <w:rFonts w:cs="Calibri"/>
          <w:color w:val="000000"/>
          <w:sz w:val="20"/>
          <w:szCs w:val="20"/>
        </w:rPr>
        <w:t>VERITONE’S AVAILABLE AND COLLECTIBLE INSURANCE</w:t>
      </w:r>
      <w:r w:rsidR="001F2B02">
        <w:rPr>
          <w:rFonts w:cs="Calibri"/>
          <w:color w:val="000000"/>
          <w:sz w:val="20"/>
          <w:szCs w:val="20"/>
        </w:rPr>
        <w:t xml:space="preserve"> UP TO THE LIMITS SET FORTH IN SECTION 7 ABOVE</w:t>
      </w:r>
      <w:r w:rsidR="000D7297" w:rsidRPr="000D7297">
        <w:rPr>
          <w:rFonts w:cs="Calibri"/>
          <w:color w:val="000000"/>
          <w:sz w:val="20"/>
          <w:szCs w:val="20"/>
        </w:rPr>
        <w:t>.</w:t>
      </w:r>
    </w:p>
    <w:p w14:paraId="7BDDC4CF" w14:textId="77777777" w:rsidR="00CC1AC0" w:rsidRDefault="00CC1AC0" w:rsidP="00CC1AC0">
      <w:pPr>
        <w:tabs>
          <w:tab w:val="left" w:pos="360"/>
          <w:tab w:val="left" w:pos="720"/>
        </w:tabs>
        <w:autoSpaceDE w:val="0"/>
        <w:autoSpaceDN w:val="0"/>
        <w:adjustRightInd w:val="0"/>
        <w:spacing w:after="0" w:line="240" w:lineRule="auto"/>
        <w:ind w:left="720" w:hanging="720"/>
        <w:rPr>
          <w:rFonts w:cs="Calibri"/>
          <w:color w:val="000000"/>
          <w:sz w:val="20"/>
          <w:szCs w:val="20"/>
        </w:rPr>
      </w:pPr>
    </w:p>
    <w:p w14:paraId="05D42BEC" w14:textId="22AD5316" w:rsidR="000D7297" w:rsidRPr="000D7297" w:rsidRDefault="006E3109" w:rsidP="00FC32B6">
      <w:pPr>
        <w:tabs>
          <w:tab w:val="left" w:pos="360"/>
        </w:tabs>
        <w:autoSpaceDE w:val="0"/>
        <w:autoSpaceDN w:val="0"/>
        <w:adjustRightInd w:val="0"/>
        <w:spacing w:after="0" w:line="240" w:lineRule="auto"/>
        <w:ind w:left="360" w:hanging="360"/>
        <w:rPr>
          <w:rFonts w:cs="Calibri-Bold"/>
          <w:b/>
          <w:bCs/>
          <w:color w:val="000000"/>
          <w:sz w:val="20"/>
          <w:szCs w:val="20"/>
        </w:rPr>
      </w:pPr>
      <w:r>
        <w:rPr>
          <w:rFonts w:cs="Calibri-Bold"/>
          <w:b/>
          <w:bCs/>
          <w:color w:val="000000"/>
          <w:sz w:val="20"/>
          <w:szCs w:val="20"/>
        </w:rPr>
        <w:t>10</w:t>
      </w:r>
      <w:r w:rsidR="000D7297" w:rsidRPr="000D7297">
        <w:rPr>
          <w:rFonts w:cs="Calibri-Bold"/>
          <w:b/>
          <w:bCs/>
          <w:color w:val="000000"/>
          <w:sz w:val="20"/>
          <w:szCs w:val="20"/>
        </w:rPr>
        <w:t xml:space="preserve">. </w:t>
      </w:r>
      <w:r w:rsidR="00CC1AC0">
        <w:rPr>
          <w:rFonts w:cs="Calibri-Bold"/>
          <w:b/>
          <w:bCs/>
          <w:color w:val="000000"/>
          <w:sz w:val="20"/>
          <w:szCs w:val="20"/>
        </w:rPr>
        <w:tab/>
      </w:r>
      <w:r w:rsidR="000D7297" w:rsidRPr="000D7297">
        <w:rPr>
          <w:rFonts w:cs="Calibri-Bold"/>
          <w:b/>
          <w:bCs/>
          <w:color w:val="000000"/>
          <w:sz w:val="20"/>
          <w:szCs w:val="20"/>
        </w:rPr>
        <w:t>MISCELLANEOUS</w:t>
      </w:r>
    </w:p>
    <w:p w14:paraId="37A5A45F" w14:textId="6E59493B" w:rsidR="000D7297" w:rsidRDefault="006E3109" w:rsidP="006E3109">
      <w:pPr>
        <w:autoSpaceDE w:val="0"/>
        <w:autoSpaceDN w:val="0"/>
        <w:adjustRightInd w:val="0"/>
        <w:spacing w:after="0" w:line="240" w:lineRule="auto"/>
        <w:ind w:left="990" w:hanging="630"/>
        <w:rPr>
          <w:rFonts w:cs="Calibri"/>
          <w:color w:val="000000"/>
          <w:sz w:val="20"/>
          <w:szCs w:val="20"/>
        </w:rPr>
      </w:pPr>
      <w:r>
        <w:rPr>
          <w:rFonts w:cs="Calibri-Bold"/>
          <w:b/>
          <w:bCs/>
          <w:color w:val="000000"/>
          <w:sz w:val="20"/>
          <w:szCs w:val="20"/>
        </w:rPr>
        <w:t>10</w:t>
      </w:r>
      <w:r w:rsidR="000D7297" w:rsidRPr="000D7297">
        <w:rPr>
          <w:rFonts w:cs="Calibri-Bold"/>
          <w:b/>
          <w:bCs/>
          <w:color w:val="000000"/>
          <w:sz w:val="20"/>
          <w:szCs w:val="20"/>
        </w:rPr>
        <w:t xml:space="preserve">.1. </w:t>
      </w:r>
      <w:r w:rsidR="00CC1AC0">
        <w:rPr>
          <w:rFonts w:cs="Calibri-Bold"/>
          <w:b/>
          <w:bCs/>
          <w:color w:val="000000"/>
          <w:sz w:val="20"/>
          <w:szCs w:val="20"/>
        </w:rPr>
        <w:tab/>
      </w:r>
      <w:r w:rsidR="000D7297" w:rsidRPr="000D7297">
        <w:rPr>
          <w:rFonts w:cs="Calibri-Bold"/>
          <w:b/>
          <w:bCs/>
          <w:color w:val="000000"/>
          <w:sz w:val="20"/>
          <w:szCs w:val="20"/>
        </w:rPr>
        <w:t xml:space="preserve">No Assignment. </w:t>
      </w:r>
      <w:r w:rsidR="000D7297" w:rsidRPr="000D7297">
        <w:rPr>
          <w:rFonts w:cs="Calibri"/>
          <w:color w:val="000000"/>
          <w:sz w:val="20"/>
          <w:szCs w:val="20"/>
        </w:rPr>
        <w:t>Veritone may not assign any of its rights or obligations under this Agreement without</w:t>
      </w:r>
      <w:r w:rsidR="00CC1AC0">
        <w:rPr>
          <w:rFonts w:cs="Calibri"/>
          <w:color w:val="000000"/>
          <w:sz w:val="20"/>
          <w:szCs w:val="20"/>
        </w:rPr>
        <w:t xml:space="preserve"> </w:t>
      </w:r>
      <w:r w:rsidR="000D7297" w:rsidRPr="000D7297">
        <w:rPr>
          <w:rFonts w:cs="Calibri"/>
          <w:color w:val="000000"/>
          <w:sz w:val="20"/>
          <w:szCs w:val="20"/>
        </w:rPr>
        <w:t>the prior written consent of Licensor, except that Veritone may assign its ri</w:t>
      </w:r>
      <w:r w:rsidR="00CC1AC0">
        <w:rPr>
          <w:rFonts w:cs="Calibri"/>
          <w:color w:val="000000"/>
          <w:sz w:val="20"/>
          <w:szCs w:val="20"/>
        </w:rPr>
        <w:t xml:space="preserve">ghts and obligations under </w:t>
      </w:r>
      <w:r w:rsidR="000D7297" w:rsidRPr="000D7297">
        <w:rPr>
          <w:rFonts w:cs="Calibri"/>
          <w:color w:val="000000"/>
          <w:sz w:val="20"/>
          <w:szCs w:val="20"/>
        </w:rPr>
        <w:t>this Agreement without the consent of Licensor to an affiliate directly or d</w:t>
      </w:r>
      <w:r w:rsidR="00CC1AC0">
        <w:rPr>
          <w:rFonts w:cs="Calibri"/>
          <w:color w:val="000000"/>
          <w:sz w:val="20"/>
          <w:szCs w:val="20"/>
        </w:rPr>
        <w:t xml:space="preserve">irectly controlling, controlled </w:t>
      </w:r>
      <w:r w:rsidR="000D7297" w:rsidRPr="000D7297">
        <w:rPr>
          <w:rFonts w:cs="Calibri"/>
          <w:color w:val="000000"/>
          <w:sz w:val="20"/>
          <w:szCs w:val="20"/>
        </w:rPr>
        <w:t>by, or under direct or indirect common control with Veritone or in</w:t>
      </w:r>
      <w:r w:rsidR="00CC1AC0">
        <w:rPr>
          <w:rFonts w:cs="Calibri"/>
          <w:color w:val="000000"/>
          <w:sz w:val="20"/>
          <w:szCs w:val="20"/>
        </w:rPr>
        <w:t xml:space="preserve"> connection with any merger (by </w:t>
      </w:r>
      <w:r w:rsidR="000D7297" w:rsidRPr="000D7297">
        <w:rPr>
          <w:rFonts w:cs="Calibri"/>
          <w:color w:val="000000"/>
          <w:sz w:val="20"/>
          <w:szCs w:val="20"/>
        </w:rPr>
        <w:t>operation of law or otherwise), consolidation, reorganization, chan</w:t>
      </w:r>
      <w:r w:rsidR="00CC1AC0">
        <w:rPr>
          <w:rFonts w:cs="Calibri"/>
          <w:color w:val="000000"/>
          <w:sz w:val="20"/>
          <w:szCs w:val="20"/>
        </w:rPr>
        <w:t xml:space="preserve">ge in control or sale of all or </w:t>
      </w:r>
      <w:r w:rsidR="000D7297" w:rsidRPr="000D7297">
        <w:rPr>
          <w:rFonts w:cs="Calibri"/>
          <w:color w:val="000000"/>
          <w:sz w:val="20"/>
          <w:szCs w:val="20"/>
        </w:rPr>
        <w:t>substantially all of its assets related to this Agreement or similar transa</w:t>
      </w:r>
      <w:r w:rsidR="00CC1AC0">
        <w:rPr>
          <w:rFonts w:cs="Calibri"/>
          <w:color w:val="000000"/>
          <w:sz w:val="20"/>
          <w:szCs w:val="20"/>
        </w:rPr>
        <w:t xml:space="preserve">ction. This Agreement inures to </w:t>
      </w:r>
      <w:r w:rsidR="000D7297" w:rsidRPr="000D7297">
        <w:rPr>
          <w:rFonts w:cs="Calibri"/>
          <w:color w:val="000000"/>
          <w:sz w:val="20"/>
          <w:szCs w:val="20"/>
        </w:rPr>
        <w:t>the benefit of and shall be binding on the parties’ permitted assignees, transferees and successors.</w:t>
      </w:r>
    </w:p>
    <w:p w14:paraId="689FADB8" w14:textId="77777777" w:rsidR="000D7297" w:rsidRPr="000D7297" w:rsidRDefault="000D7297" w:rsidP="006E3109">
      <w:pPr>
        <w:autoSpaceDE w:val="0"/>
        <w:autoSpaceDN w:val="0"/>
        <w:adjustRightInd w:val="0"/>
        <w:spacing w:after="0" w:line="240" w:lineRule="auto"/>
        <w:ind w:left="990" w:hanging="630"/>
        <w:rPr>
          <w:rFonts w:cs="Calibri"/>
          <w:color w:val="000000"/>
          <w:sz w:val="20"/>
          <w:szCs w:val="20"/>
        </w:rPr>
      </w:pPr>
    </w:p>
    <w:p w14:paraId="50D86A8C" w14:textId="725B5F41" w:rsidR="000D7297" w:rsidRDefault="006E3109" w:rsidP="006E3109">
      <w:pPr>
        <w:autoSpaceDE w:val="0"/>
        <w:autoSpaceDN w:val="0"/>
        <w:adjustRightInd w:val="0"/>
        <w:spacing w:after="0" w:line="240" w:lineRule="auto"/>
        <w:ind w:left="990" w:hanging="630"/>
        <w:rPr>
          <w:rFonts w:cs="Calibri"/>
          <w:color w:val="000000"/>
          <w:sz w:val="20"/>
          <w:szCs w:val="20"/>
        </w:rPr>
      </w:pPr>
      <w:r>
        <w:rPr>
          <w:rFonts w:cs="Calibri-Bold"/>
          <w:b/>
          <w:bCs/>
          <w:color w:val="000000"/>
          <w:sz w:val="20"/>
          <w:szCs w:val="20"/>
        </w:rPr>
        <w:t>10</w:t>
      </w:r>
      <w:r w:rsidR="000D7297" w:rsidRPr="000D7297">
        <w:rPr>
          <w:rFonts w:cs="Calibri-Bold"/>
          <w:b/>
          <w:bCs/>
          <w:color w:val="000000"/>
          <w:sz w:val="20"/>
          <w:szCs w:val="20"/>
        </w:rPr>
        <w:t xml:space="preserve">.2. </w:t>
      </w:r>
      <w:r w:rsidR="00CC1AC0">
        <w:rPr>
          <w:rFonts w:cs="Calibri-Bold"/>
          <w:b/>
          <w:bCs/>
          <w:color w:val="000000"/>
          <w:sz w:val="20"/>
          <w:szCs w:val="20"/>
        </w:rPr>
        <w:tab/>
      </w:r>
      <w:r w:rsidR="000D7297" w:rsidRPr="000D7297">
        <w:rPr>
          <w:rFonts w:cs="Calibri-Bold"/>
          <w:b/>
          <w:bCs/>
          <w:color w:val="000000"/>
          <w:sz w:val="20"/>
          <w:szCs w:val="20"/>
        </w:rPr>
        <w:t xml:space="preserve">Severability. </w:t>
      </w:r>
      <w:r w:rsidR="000D7297" w:rsidRPr="000D7297">
        <w:rPr>
          <w:rFonts w:cs="Calibri"/>
          <w:color w:val="000000"/>
          <w:sz w:val="20"/>
          <w:szCs w:val="20"/>
        </w:rPr>
        <w:t xml:space="preserve">If any provision of this Agreement is found by a court </w:t>
      </w:r>
      <w:r w:rsidR="00CC1AC0">
        <w:rPr>
          <w:rFonts w:cs="Calibri"/>
          <w:color w:val="000000"/>
          <w:sz w:val="20"/>
          <w:szCs w:val="20"/>
        </w:rPr>
        <w:t xml:space="preserve">of competent jurisdiction to be </w:t>
      </w:r>
      <w:r w:rsidR="000D7297" w:rsidRPr="000D7297">
        <w:rPr>
          <w:rFonts w:cs="Calibri"/>
          <w:color w:val="000000"/>
          <w:sz w:val="20"/>
          <w:szCs w:val="20"/>
        </w:rPr>
        <w:t>invalid, the parties nevertheless agree that the court should endeavor</w:t>
      </w:r>
      <w:r w:rsidR="00CC1AC0">
        <w:rPr>
          <w:rFonts w:cs="Calibri"/>
          <w:color w:val="000000"/>
          <w:sz w:val="20"/>
          <w:szCs w:val="20"/>
        </w:rPr>
        <w:t xml:space="preserve"> to give effect to the parties’ </w:t>
      </w:r>
      <w:r w:rsidR="000D7297" w:rsidRPr="000D7297">
        <w:rPr>
          <w:rFonts w:cs="Calibri"/>
          <w:color w:val="000000"/>
          <w:sz w:val="20"/>
          <w:szCs w:val="20"/>
        </w:rPr>
        <w:t>intentions as reflected in such provision, and the other provisions of this</w:t>
      </w:r>
      <w:r w:rsidR="00CC1AC0">
        <w:rPr>
          <w:rFonts w:cs="Calibri"/>
          <w:color w:val="000000"/>
          <w:sz w:val="20"/>
          <w:szCs w:val="20"/>
        </w:rPr>
        <w:t xml:space="preserve"> Agreement remain in full force </w:t>
      </w:r>
      <w:r w:rsidR="000D7297" w:rsidRPr="000D7297">
        <w:rPr>
          <w:rFonts w:cs="Calibri"/>
          <w:color w:val="000000"/>
          <w:sz w:val="20"/>
          <w:szCs w:val="20"/>
        </w:rPr>
        <w:t>and effect.</w:t>
      </w:r>
    </w:p>
    <w:p w14:paraId="197C5C9F" w14:textId="77777777" w:rsidR="000D7297" w:rsidRPr="000D7297" w:rsidRDefault="000D7297" w:rsidP="006E3109">
      <w:pPr>
        <w:autoSpaceDE w:val="0"/>
        <w:autoSpaceDN w:val="0"/>
        <w:adjustRightInd w:val="0"/>
        <w:spacing w:after="0" w:line="240" w:lineRule="auto"/>
        <w:ind w:left="990" w:hanging="630"/>
        <w:rPr>
          <w:rFonts w:cs="Calibri"/>
          <w:color w:val="000000"/>
          <w:sz w:val="20"/>
          <w:szCs w:val="20"/>
        </w:rPr>
      </w:pPr>
    </w:p>
    <w:p w14:paraId="52F9F87B" w14:textId="36624683" w:rsidR="000D7297" w:rsidRDefault="006E3109" w:rsidP="006E3109">
      <w:pPr>
        <w:autoSpaceDE w:val="0"/>
        <w:autoSpaceDN w:val="0"/>
        <w:adjustRightInd w:val="0"/>
        <w:spacing w:after="0" w:line="240" w:lineRule="auto"/>
        <w:ind w:left="990" w:hanging="630"/>
        <w:rPr>
          <w:rFonts w:cs="Calibri"/>
          <w:color w:val="000000"/>
          <w:sz w:val="20"/>
          <w:szCs w:val="20"/>
        </w:rPr>
      </w:pPr>
      <w:r>
        <w:rPr>
          <w:rFonts w:cs="Calibri-Bold"/>
          <w:b/>
          <w:bCs/>
          <w:color w:val="000000"/>
          <w:sz w:val="20"/>
          <w:szCs w:val="20"/>
        </w:rPr>
        <w:t>10</w:t>
      </w:r>
      <w:r w:rsidR="000D7297" w:rsidRPr="000D7297">
        <w:rPr>
          <w:rFonts w:cs="Calibri-Bold"/>
          <w:b/>
          <w:bCs/>
          <w:color w:val="000000"/>
          <w:sz w:val="20"/>
          <w:szCs w:val="20"/>
        </w:rPr>
        <w:t xml:space="preserve">.3. </w:t>
      </w:r>
      <w:r w:rsidR="00CC1AC0">
        <w:rPr>
          <w:rFonts w:cs="Calibri-Bold"/>
          <w:b/>
          <w:bCs/>
          <w:color w:val="000000"/>
          <w:sz w:val="20"/>
          <w:szCs w:val="20"/>
        </w:rPr>
        <w:tab/>
      </w:r>
      <w:r w:rsidR="000D7297" w:rsidRPr="000D7297">
        <w:rPr>
          <w:rFonts w:cs="Calibri-Bold"/>
          <w:b/>
          <w:bCs/>
          <w:color w:val="000000"/>
          <w:sz w:val="20"/>
          <w:szCs w:val="20"/>
        </w:rPr>
        <w:t xml:space="preserve">No Waiver. </w:t>
      </w:r>
      <w:r w:rsidR="000D7297" w:rsidRPr="000D7297">
        <w:rPr>
          <w:rFonts w:cs="Calibri"/>
          <w:color w:val="000000"/>
          <w:sz w:val="20"/>
          <w:szCs w:val="20"/>
        </w:rPr>
        <w:t>The failure of either party to exercise or enforce any right</w:t>
      </w:r>
      <w:r w:rsidR="00CC1AC0">
        <w:rPr>
          <w:rFonts w:cs="Calibri"/>
          <w:color w:val="000000"/>
          <w:sz w:val="20"/>
          <w:szCs w:val="20"/>
        </w:rPr>
        <w:t xml:space="preserve"> or provision of this Agreement </w:t>
      </w:r>
      <w:r w:rsidR="000D7297" w:rsidRPr="000D7297">
        <w:rPr>
          <w:rFonts w:cs="Calibri"/>
          <w:color w:val="000000"/>
          <w:sz w:val="20"/>
          <w:szCs w:val="20"/>
        </w:rPr>
        <w:t>shall not constitute a waiver of such right or provision.</w:t>
      </w:r>
    </w:p>
    <w:p w14:paraId="5ABE73C7" w14:textId="77777777" w:rsidR="000D7297" w:rsidRPr="000D7297" w:rsidRDefault="000D7297" w:rsidP="006E3109">
      <w:pPr>
        <w:autoSpaceDE w:val="0"/>
        <w:autoSpaceDN w:val="0"/>
        <w:adjustRightInd w:val="0"/>
        <w:spacing w:after="0" w:line="240" w:lineRule="auto"/>
        <w:ind w:left="990" w:hanging="630"/>
        <w:rPr>
          <w:rFonts w:cs="Calibri"/>
          <w:color w:val="000000"/>
          <w:sz w:val="20"/>
          <w:szCs w:val="20"/>
        </w:rPr>
      </w:pPr>
    </w:p>
    <w:p w14:paraId="576C851D" w14:textId="7337D9D7" w:rsidR="000D7297" w:rsidRDefault="006E3109" w:rsidP="006E3109">
      <w:pPr>
        <w:autoSpaceDE w:val="0"/>
        <w:autoSpaceDN w:val="0"/>
        <w:adjustRightInd w:val="0"/>
        <w:spacing w:after="0" w:line="240" w:lineRule="auto"/>
        <w:ind w:left="990" w:hanging="630"/>
        <w:rPr>
          <w:rFonts w:cs="Calibri"/>
          <w:color w:val="000000"/>
          <w:sz w:val="20"/>
          <w:szCs w:val="20"/>
        </w:rPr>
      </w:pPr>
      <w:r>
        <w:rPr>
          <w:rFonts w:cs="Calibri-Bold"/>
          <w:b/>
          <w:bCs/>
          <w:color w:val="000000"/>
          <w:sz w:val="20"/>
          <w:szCs w:val="20"/>
        </w:rPr>
        <w:lastRenderedPageBreak/>
        <w:t>10</w:t>
      </w:r>
      <w:r w:rsidR="000D7297" w:rsidRPr="000D7297">
        <w:rPr>
          <w:rFonts w:cs="Calibri-Bold"/>
          <w:b/>
          <w:bCs/>
          <w:color w:val="000000"/>
          <w:sz w:val="20"/>
          <w:szCs w:val="20"/>
        </w:rPr>
        <w:t xml:space="preserve">.4. </w:t>
      </w:r>
      <w:r w:rsidR="00CC1AC0">
        <w:rPr>
          <w:rFonts w:cs="Calibri-Bold"/>
          <w:b/>
          <w:bCs/>
          <w:color w:val="000000"/>
          <w:sz w:val="20"/>
          <w:szCs w:val="20"/>
        </w:rPr>
        <w:tab/>
      </w:r>
      <w:r w:rsidR="000D7297" w:rsidRPr="000D7297">
        <w:rPr>
          <w:rFonts w:cs="Calibri-Bold"/>
          <w:b/>
          <w:bCs/>
          <w:color w:val="000000"/>
          <w:sz w:val="20"/>
          <w:szCs w:val="20"/>
        </w:rPr>
        <w:t xml:space="preserve">Controlling Law. </w:t>
      </w:r>
      <w:r w:rsidR="000D7297" w:rsidRPr="000D7297">
        <w:rPr>
          <w:rFonts w:cs="Calibri"/>
          <w:color w:val="000000"/>
          <w:sz w:val="20"/>
          <w:szCs w:val="20"/>
        </w:rPr>
        <w:t xml:space="preserve">This Agreement shall be governed by and construed in </w:t>
      </w:r>
      <w:r w:rsidR="00CC1AC0">
        <w:rPr>
          <w:rFonts w:cs="Calibri"/>
          <w:color w:val="000000"/>
          <w:sz w:val="20"/>
          <w:szCs w:val="20"/>
        </w:rPr>
        <w:t xml:space="preserve">accordance with the laws of the </w:t>
      </w:r>
      <w:r w:rsidR="000D7297" w:rsidRPr="000D7297">
        <w:rPr>
          <w:rFonts w:cs="Calibri"/>
          <w:color w:val="000000"/>
          <w:sz w:val="20"/>
          <w:szCs w:val="20"/>
        </w:rPr>
        <w:t xml:space="preserve">State of California (other than the conflict of law rules) and subject to the </w:t>
      </w:r>
      <w:r w:rsidR="00CC1AC0">
        <w:rPr>
          <w:rFonts w:cs="Calibri"/>
          <w:color w:val="000000"/>
          <w:sz w:val="20"/>
          <w:szCs w:val="20"/>
        </w:rPr>
        <w:t xml:space="preserve">sole jurisdiction of the courts </w:t>
      </w:r>
      <w:r w:rsidR="000D7297" w:rsidRPr="000D7297">
        <w:rPr>
          <w:rFonts w:cs="Calibri"/>
          <w:color w:val="000000"/>
          <w:sz w:val="20"/>
          <w:szCs w:val="20"/>
        </w:rPr>
        <w:t>sitting in Orange County, California.</w:t>
      </w:r>
    </w:p>
    <w:p w14:paraId="793B91FB" w14:textId="77777777" w:rsidR="000D7297" w:rsidRPr="000D7297" w:rsidRDefault="000D7297" w:rsidP="006E3109">
      <w:pPr>
        <w:autoSpaceDE w:val="0"/>
        <w:autoSpaceDN w:val="0"/>
        <w:adjustRightInd w:val="0"/>
        <w:spacing w:after="0" w:line="240" w:lineRule="auto"/>
        <w:ind w:left="990" w:hanging="630"/>
        <w:rPr>
          <w:rFonts w:cs="Calibri"/>
          <w:color w:val="000000"/>
          <w:sz w:val="20"/>
          <w:szCs w:val="20"/>
        </w:rPr>
      </w:pPr>
    </w:p>
    <w:p w14:paraId="7D5C5253" w14:textId="40AD0D88" w:rsidR="000D7297" w:rsidRDefault="006E3109" w:rsidP="006E3109">
      <w:pPr>
        <w:autoSpaceDE w:val="0"/>
        <w:autoSpaceDN w:val="0"/>
        <w:adjustRightInd w:val="0"/>
        <w:spacing w:after="0" w:line="240" w:lineRule="auto"/>
        <w:ind w:left="990" w:hanging="630"/>
        <w:rPr>
          <w:rFonts w:cs="Calibri"/>
          <w:color w:val="000000"/>
          <w:sz w:val="20"/>
          <w:szCs w:val="20"/>
        </w:rPr>
      </w:pPr>
      <w:r>
        <w:rPr>
          <w:rFonts w:cs="Calibri-Bold"/>
          <w:b/>
          <w:bCs/>
          <w:color w:val="000000"/>
          <w:sz w:val="20"/>
          <w:szCs w:val="20"/>
        </w:rPr>
        <w:t>10</w:t>
      </w:r>
      <w:r w:rsidR="000D7297" w:rsidRPr="000D7297">
        <w:rPr>
          <w:rFonts w:cs="Calibri-Bold"/>
          <w:b/>
          <w:bCs/>
          <w:color w:val="000000"/>
          <w:sz w:val="20"/>
          <w:szCs w:val="20"/>
        </w:rPr>
        <w:t xml:space="preserve">.5. </w:t>
      </w:r>
      <w:r w:rsidR="00CC1AC0">
        <w:rPr>
          <w:rFonts w:cs="Calibri-Bold"/>
          <w:b/>
          <w:bCs/>
          <w:color w:val="000000"/>
          <w:sz w:val="20"/>
          <w:szCs w:val="20"/>
        </w:rPr>
        <w:tab/>
      </w:r>
      <w:r w:rsidR="000D7297" w:rsidRPr="000D7297">
        <w:rPr>
          <w:rFonts w:cs="Calibri-Bold"/>
          <w:b/>
          <w:bCs/>
          <w:color w:val="000000"/>
          <w:sz w:val="20"/>
          <w:szCs w:val="20"/>
        </w:rPr>
        <w:t xml:space="preserve">Independent Contractors. </w:t>
      </w:r>
      <w:r w:rsidR="000D7297" w:rsidRPr="000D7297">
        <w:rPr>
          <w:rFonts w:cs="Calibri"/>
          <w:color w:val="000000"/>
          <w:sz w:val="20"/>
          <w:szCs w:val="20"/>
        </w:rPr>
        <w:t>This Agreement does not create any relatio</w:t>
      </w:r>
      <w:r w:rsidR="00CC1AC0">
        <w:rPr>
          <w:rFonts w:cs="Calibri"/>
          <w:color w:val="000000"/>
          <w:sz w:val="20"/>
          <w:szCs w:val="20"/>
        </w:rPr>
        <w:t xml:space="preserve">nship other than Veritone as an </w:t>
      </w:r>
      <w:r w:rsidR="000D7297" w:rsidRPr="000D7297">
        <w:rPr>
          <w:rFonts w:cs="Calibri"/>
          <w:color w:val="000000"/>
          <w:sz w:val="20"/>
          <w:szCs w:val="20"/>
        </w:rPr>
        <w:t>independent contractor performing services covered by this Agre</w:t>
      </w:r>
      <w:r w:rsidR="00CC1AC0">
        <w:rPr>
          <w:rFonts w:cs="Calibri"/>
          <w:color w:val="000000"/>
          <w:sz w:val="20"/>
          <w:szCs w:val="20"/>
        </w:rPr>
        <w:t xml:space="preserve">ement and Licensor as the party </w:t>
      </w:r>
      <w:r w:rsidR="000D7297" w:rsidRPr="000D7297">
        <w:rPr>
          <w:rFonts w:cs="Calibri"/>
          <w:color w:val="000000"/>
          <w:sz w:val="20"/>
          <w:szCs w:val="20"/>
        </w:rPr>
        <w:t>contracting with Veritone for those services. No party is a partner or a le</w:t>
      </w:r>
      <w:r w:rsidR="00CC1AC0">
        <w:rPr>
          <w:rFonts w:cs="Calibri"/>
          <w:color w:val="000000"/>
          <w:sz w:val="20"/>
          <w:szCs w:val="20"/>
        </w:rPr>
        <w:t xml:space="preserve">gal representative of the other </w:t>
      </w:r>
      <w:r w:rsidR="000D7297" w:rsidRPr="000D7297">
        <w:rPr>
          <w:rFonts w:cs="Calibri"/>
          <w:color w:val="000000"/>
          <w:sz w:val="20"/>
          <w:szCs w:val="20"/>
        </w:rPr>
        <w:t xml:space="preserve">for any purpose whatsoever, nor is any party authorized to make any </w:t>
      </w:r>
      <w:r w:rsidR="00CC1AC0">
        <w:rPr>
          <w:rFonts w:cs="Calibri"/>
          <w:color w:val="000000"/>
          <w:sz w:val="20"/>
          <w:szCs w:val="20"/>
        </w:rPr>
        <w:t xml:space="preserve">contract, agreement or warranty </w:t>
      </w:r>
      <w:r w:rsidR="000D7297" w:rsidRPr="000D7297">
        <w:rPr>
          <w:rFonts w:cs="Calibri"/>
          <w:color w:val="000000"/>
          <w:sz w:val="20"/>
          <w:szCs w:val="20"/>
        </w:rPr>
        <w:t>on behalf of any other party. Under no circumstance shall one party</w:t>
      </w:r>
      <w:r w:rsidR="00CC1AC0">
        <w:rPr>
          <w:rFonts w:cs="Calibri"/>
          <w:color w:val="000000"/>
          <w:sz w:val="20"/>
          <w:szCs w:val="20"/>
        </w:rPr>
        <w:t xml:space="preserve">’s employees be construed to be </w:t>
      </w:r>
      <w:r w:rsidR="000D7297" w:rsidRPr="000D7297">
        <w:rPr>
          <w:rFonts w:cs="Calibri"/>
          <w:color w:val="000000"/>
          <w:sz w:val="20"/>
          <w:szCs w:val="20"/>
        </w:rPr>
        <w:t>employees of the other party.</w:t>
      </w:r>
    </w:p>
    <w:p w14:paraId="59CF3C00" w14:textId="77777777" w:rsidR="000D7297" w:rsidRPr="000D7297" w:rsidRDefault="000D7297" w:rsidP="006E3109">
      <w:pPr>
        <w:autoSpaceDE w:val="0"/>
        <w:autoSpaceDN w:val="0"/>
        <w:adjustRightInd w:val="0"/>
        <w:spacing w:after="0" w:line="240" w:lineRule="auto"/>
        <w:ind w:left="990" w:hanging="630"/>
        <w:rPr>
          <w:rFonts w:cs="Calibri"/>
          <w:color w:val="000000"/>
          <w:sz w:val="20"/>
          <w:szCs w:val="20"/>
        </w:rPr>
      </w:pPr>
    </w:p>
    <w:p w14:paraId="7E3DC3F5" w14:textId="49ED0122" w:rsidR="000D7297" w:rsidRDefault="006E3109" w:rsidP="006E3109">
      <w:pPr>
        <w:autoSpaceDE w:val="0"/>
        <w:autoSpaceDN w:val="0"/>
        <w:adjustRightInd w:val="0"/>
        <w:spacing w:after="0" w:line="240" w:lineRule="auto"/>
        <w:ind w:left="990" w:hanging="630"/>
        <w:rPr>
          <w:rFonts w:cs="Calibri"/>
          <w:color w:val="000000"/>
          <w:sz w:val="20"/>
          <w:szCs w:val="20"/>
        </w:rPr>
      </w:pPr>
      <w:r>
        <w:rPr>
          <w:rFonts w:cs="Calibri-Bold"/>
          <w:b/>
          <w:bCs/>
          <w:color w:val="000000"/>
          <w:sz w:val="20"/>
          <w:szCs w:val="20"/>
        </w:rPr>
        <w:t>10</w:t>
      </w:r>
      <w:r w:rsidR="000D7297" w:rsidRPr="000D7297">
        <w:rPr>
          <w:rFonts w:cs="Calibri-Bold"/>
          <w:b/>
          <w:bCs/>
          <w:color w:val="000000"/>
          <w:sz w:val="20"/>
          <w:szCs w:val="20"/>
        </w:rPr>
        <w:t xml:space="preserve">.6. </w:t>
      </w:r>
      <w:r w:rsidR="00CC1AC0">
        <w:rPr>
          <w:rFonts w:cs="Calibri-Bold"/>
          <w:b/>
          <w:bCs/>
          <w:color w:val="000000"/>
          <w:sz w:val="20"/>
          <w:szCs w:val="20"/>
        </w:rPr>
        <w:tab/>
      </w:r>
      <w:r w:rsidR="000D7297" w:rsidRPr="000D7297">
        <w:rPr>
          <w:rFonts w:cs="Calibri-Bold"/>
          <w:b/>
          <w:bCs/>
          <w:color w:val="000000"/>
          <w:sz w:val="20"/>
          <w:szCs w:val="20"/>
        </w:rPr>
        <w:t>Publicity</w:t>
      </w:r>
      <w:r w:rsidR="000D7297" w:rsidRPr="000D7297">
        <w:rPr>
          <w:rFonts w:cs="Calibri"/>
          <w:color w:val="000000"/>
          <w:sz w:val="20"/>
          <w:szCs w:val="20"/>
        </w:rPr>
        <w:t>. Neither party will make any public statement regarding t</w:t>
      </w:r>
      <w:r w:rsidR="00CC1AC0">
        <w:rPr>
          <w:rFonts w:cs="Calibri"/>
          <w:color w:val="000000"/>
          <w:sz w:val="20"/>
          <w:szCs w:val="20"/>
        </w:rPr>
        <w:t xml:space="preserve">his Agreement without the prior </w:t>
      </w:r>
      <w:r w:rsidR="000D7297" w:rsidRPr="000D7297">
        <w:rPr>
          <w:rFonts w:cs="Calibri"/>
          <w:color w:val="000000"/>
          <w:sz w:val="20"/>
          <w:szCs w:val="20"/>
        </w:rPr>
        <w:t>written consent of the other part.</w:t>
      </w:r>
    </w:p>
    <w:p w14:paraId="229386CA" w14:textId="77777777" w:rsidR="000D7297" w:rsidRPr="000D7297" w:rsidRDefault="000D7297" w:rsidP="006E3109">
      <w:pPr>
        <w:autoSpaceDE w:val="0"/>
        <w:autoSpaceDN w:val="0"/>
        <w:adjustRightInd w:val="0"/>
        <w:spacing w:after="0" w:line="240" w:lineRule="auto"/>
        <w:ind w:left="990" w:hanging="630"/>
        <w:rPr>
          <w:rFonts w:cs="Calibri"/>
          <w:color w:val="000000"/>
          <w:sz w:val="20"/>
          <w:szCs w:val="20"/>
        </w:rPr>
      </w:pPr>
    </w:p>
    <w:p w14:paraId="10A6C5BB" w14:textId="24515051" w:rsidR="000D7297" w:rsidRDefault="006E3109" w:rsidP="006E3109">
      <w:pPr>
        <w:autoSpaceDE w:val="0"/>
        <w:autoSpaceDN w:val="0"/>
        <w:adjustRightInd w:val="0"/>
        <w:spacing w:after="0" w:line="240" w:lineRule="auto"/>
        <w:ind w:left="990" w:hanging="630"/>
        <w:rPr>
          <w:rFonts w:cs="Calibri"/>
          <w:color w:val="000000"/>
          <w:sz w:val="20"/>
          <w:szCs w:val="20"/>
        </w:rPr>
      </w:pPr>
      <w:r>
        <w:rPr>
          <w:rFonts w:cs="Calibri-Bold"/>
          <w:b/>
          <w:bCs/>
          <w:color w:val="000000"/>
          <w:sz w:val="20"/>
          <w:szCs w:val="20"/>
        </w:rPr>
        <w:t>10</w:t>
      </w:r>
      <w:r w:rsidR="000D7297" w:rsidRPr="000D7297">
        <w:rPr>
          <w:rFonts w:cs="Calibri-Bold"/>
          <w:b/>
          <w:bCs/>
          <w:color w:val="000000"/>
          <w:sz w:val="20"/>
          <w:szCs w:val="20"/>
        </w:rPr>
        <w:t xml:space="preserve">.7. </w:t>
      </w:r>
      <w:r w:rsidR="00CC1AC0">
        <w:rPr>
          <w:rFonts w:cs="Calibri-Bold"/>
          <w:b/>
          <w:bCs/>
          <w:color w:val="000000"/>
          <w:sz w:val="20"/>
          <w:szCs w:val="20"/>
        </w:rPr>
        <w:tab/>
      </w:r>
      <w:r w:rsidR="000D7297" w:rsidRPr="000D7297">
        <w:rPr>
          <w:rFonts w:cs="Calibri-Bold"/>
          <w:b/>
          <w:bCs/>
          <w:color w:val="000000"/>
          <w:sz w:val="20"/>
          <w:szCs w:val="20"/>
        </w:rPr>
        <w:t xml:space="preserve">Notice. </w:t>
      </w:r>
      <w:r w:rsidR="000D7297" w:rsidRPr="000D7297">
        <w:rPr>
          <w:rFonts w:cs="Calibri"/>
          <w:color w:val="000000"/>
          <w:sz w:val="20"/>
          <w:szCs w:val="20"/>
        </w:rPr>
        <w:t xml:space="preserve">All notices to either party shall be in writing and delivered </w:t>
      </w:r>
      <w:r w:rsidR="00CC1AC0">
        <w:rPr>
          <w:rFonts w:cs="Calibri"/>
          <w:color w:val="000000"/>
          <w:sz w:val="20"/>
          <w:szCs w:val="20"/>
        </w:rPr>
        <w:t xml:space="preserve">by hand or by certified mail or </w:t>
      </w:r>
      <w:r w:rsidR="000D7297" w:rsidRPr="000D7297">
        <w:rPr>
          <w:rFonts w:cs="Calibri"/>
          <w:color w:val="000000"/>
          <w:sz w:val="20"/>
          <w:szCs w:val="20"/>
        </w:rPr>
        <w:t>overnight delivery service to the address set forth by Licensor and/or Ver</w:t>
      </w:r>
      <w:r w:rsidR="00CC1AC0">
        <w:rPr>
          <w:rFonts w:cs="Calibri"/>
          <w:color w:val="000000"/>
          <w:sz w:val="20"/>
          <w:szCs w:val="20"/>
        </w:rPr>
        <w:t xml:space="preserve">itone in the signature block on </w:t>
      </w:r>
      <w:r w:rsidR="000D7297" w:rsidRPr="000D7297">
        <w:rPr>
          <w:rFonts w:cs="Calibri"/>
          <w:color w:val="000000"/>
          <w:sz w:val="20"/>
          <w:szCs w:val="20"/>
        </w:rPr>
        <w:t xml:space="preserve">the Agreement, or to such other address as either party shall give by notice to </w:t>
      </w:r>
      <w:r w:rsidR="00CC1AC0">
        <w:rPr>
          <w:rFonts w:cs="Calibri"/>
          <w:color w:val="000000"/>
          <w:sz w:val="20"/>
          <w:szCs w:val="20"/>
        </w:rPr>
        <w:t xml:space="preserve">the other party. Notices </w:t>
      </w:r>
      <w:r w:rsidR="000D7297" w:rsidRPr="000D7297">
        <w:rPr>
          <w:rFonts w:cs="Calibri"/>
          <w:color w:val="000000"/>
          <w:sz w:val="20"/>
          <w:szCs w:val="20"/>
        </w:rPr>
        <w:t>shall be deemed effective when delivered to the applicable address, un</w:t>
      </w:r>
      <w:r w:rsidR="00CC1AC0">
        <w:rPr>
          <w:rFonts w:cs="Calibri"/>
          <w:color w:val="000000"/>
          <w:sz w:val="20"/>
          <w:szCs w:val="20"/>
        </w:rPr>
        <w:t xml:space="preserve">less any such notice is sent by </w:t>
      </w:r>
      <w:r w:rsidR="000D7297" w:rsidRPr="000D7297">
        <w:rPr>
          <w:rFonts w:cs="Calibri"/>
          <w:color w:val="000000"/>
          <w:sz w:val="20"/>
          <w:szCs w:val="20"/>
        </w:rPr>
        <w:t xml:space="preserve">email, in which event, notice shall be deemed effective upon confirmation </w:t>
      </w:r>
      <w:r w:rsidR="00CC1AC0">
        <w:rPr>
          <w:rFonts w:cs="Calibri"/>
          <w:color w:val="000000"/>
          <w:sz w:val="20"/>
          <w:szCs w:val="20"/>
        </w:rPr>
        <w:t xml:space="preserve">of delivery by a “read receipt” </w:t>
      </w:r>
      <w:r w:rsidR="000D7297" w:rsidRPr="000D7297">
        <w:rPr>
          <w:rFonts w:cs="Calibri"/>
          <w:color w:val="000000"/>
          <w:sz w:val="20"/>
          <w:szCs w:val="20"/>
        </w:rPr>
        <w:t>or other such notice generated by the applicable email system, but in any e</w:t>
      </w:r>
      <w:r w:rsidR="00CC1AC0">
        <w:rPr>
          <w:rFonts w:cs="Calibri"/>
          <w:color w:val="000000"/>
          <w:sz w:val="20"/>
          <w:szCs w:val="20"/>
        </w:rPr>
        <w:t xml:space="preserve">vent, by reply of the recipient </w:t>
      </w:r>
      <w:r w:rsidR="000D7297" w:rsidRPr="000D7297">
        <w:rPr>
          <w:rFonts w:cs="Calibri"/>
          <w:color w:val="000000"/>
          <w:sz w:val="20"/>
          <w:szCs w:val="20"/>
        </w:rPr>
        <w:t>of such notice.</w:t>
      </w:r>
    </w:p>
    <w:p w14:paraId="68FC624F" w14:textId="77777777" w:rsidR="000D7297" w:rsidRPr="000D7297" w:rsidRDefault="000D7297" w:rsidP="006E3109">
      <w:pPr>
        <w:autoSpaceDE w:val="0"/>
        <w:autoSpaceDN w:val="0"/>
        <w:adjustRightInd w:val="0"/>
        <w:spacing w:after="0" w:line="240" w:lineRule="auto"/>
        <w:ind w:left="990" w:hanging="630"/>
        <w:rPr>
          <w:rFonts w:cs="Calibri"/>
          <w:color w:val="000000"/>
          <w:sz w:val="20"/>
          <w:szCs w:val="20"/>
        </w:rPr>
      </w:pPr>
    </w:p>
    <w:p w14:paraId="35546690" w14:textId="5E82FA88" w:rsidR="000D7297" w:rsidRDefault="006E3109" w:rsidP="006E3109">
      <w:pPr>
        <w:autoSpaceDE w:val="0"/>
        <w:autoSpaceDN w:val="0"/>
        <w:adjustRightInd w:val="0"/>
        <w:spacing w:after="0" w:line="240" w:lineRule="auto"/>
        <w:ind w:left="990" w:hanging="630"/>
        <w:rPr>
          <w:rFonts w:cs="Calibri"/>
          <w:color w:val="000000"/>
          <w:sz w:val="20"/>
          <w:szCs w:val="20"/>
        </w:rPr>
      </w:pPr>
      <w:r>
        <w:rPr>
          <w:rFonts w:cs="Calibri-Bold"/>
          <w:b/>
          <w:bCs/>
          <w:color w:val="000000"/>
          <w:sz w:val="20"/>
          <w:szCs w:val="20"/>
        </w:rPr>
        <w:t>10</w:t>
      </w:r>
      <w:r w:rsidR="000D7297" w:rsidRPr="000D7297">
        <w:rPr>
          <w:rFonts w:cs="Calibri-Bold"/>
          <w:b/>
          <w:bCs/>
          <w:color w:val="000000"/>
          <w:sz w:val="20"/>
          <w:szCs w:val="20"/>
        </w:rPr>
        <w:t xml:space="preserve">.8. </w:t>
      </w:r>
      <w:r w:rsidR="00CC1AC0">
        <w:rPr>
          <w:rFonts w:cs="Calibri-Bold"/>
          <w:b/>
          <w:bCs/>
          <w:color w:val="000000"/>
          <w:sz w:val="20"/>
          <w:szCs w:val="20"/>
        </w:rPr>
        <w:tab/>
      </w:r>
      <w:r w:rsidR="000D7297" w:rsidRPr="000D7297">
        <w:rPr>
          <w:rFonts w:cs="Calibri-Bold"/>
          <w:b/>
          <w:bCs/>
          <w:color w:val="000000"/>
          <w:sz w:val="20"/>
          <w:szCs w:val="20"/>
        </w:rPr>
        <w:t>Construction</w:t>
      </w:r>
      <w:r w:rsidR="000D7297" w:rsidRPr="000D7297">
        <w:rPr>
          <w:rFonts w:cs="Calibri"/>
          <w:color w:val="000000"/>
          <w:sz w:val="20"/>
          <w:szCs w:val="20"/>
        </w:rPr>
        <w:t>. This Agreement shall be fairly interpreted and construed i</w:t>
      </w:r>
      <w:r w:rsidR="00CC1AC0">
        <w:rPr>
          <w:rFonts w:cs="Calibri"/>
          <w:color w:val="000000"/>
          <w:sz w:val="20"/>
          <w:szCs w:val="20"/>
        </w:rPr>
        <w:t xml:space="preserve">n accordance with its terms and </w:t>
      </w:r>
      <w:r w:rsidR="000D7297" w:rsidRPr="000D7297">
        <w:rPr>
          <w:rFonts w:cs="Calibri"/>
          <w:color w:val="000000"/>
          <w:sz w:val="20"/>
          <w:szCs w:val="20"/>
        </w:rPr>
        <w:t>without strict interpretation or construction in favor of or against eithe</w:t>
      </w:r>
      <w:r w:rsidR="00CC1AC0">
        <w:rPr>
          <w:rFonts w:cs="Calibri"/>
          <w:color w:val="000000"/>
          <w:sz w:val="20"/>
          <w:szCs w:val="20"/>
        </w:rPr>
        <w:t xml:space="preserve">r party. Each party has had the </w:t>
      </w:r>
      <w:r w:rsidR="000D7297" w:rsidRPr="000D7297">
        <w:rPr>
          <w:rFonts w:cs="Calibri"/>
          <w:color w:val="000000"/>
          <w:sz w:val="20"/>
          <w:szCs w:val="20"/>
        </w:rPr>
        <w:t>opportunity to consult with counsel in the negotiation of this Agreement.</w:t>
      </w:r>
    </w:p>
    <w:p w14:paraId="01EF7171" w14:textId="77777777" w:rsidR="000D7297" w:rsidRPr="000D7297" w:rsidRDefault="000D7297" w:rsidP="006E3109">
      <w:pPr>
        <w:autoSpaceDE w:val="0"/>
        <w:autoSpaceDN w:val="0"/>
        <w:adjustRightInd w:val="0"/>
        <w:spacing w:after="0" w:line="240" w:lineRule="auto"/>
        <w:ind w:left="990" w:hanging="630"/>
        <w:rPr>
          <w:rFonts w:cs="Calibri"/>
          <w:color w:val="000000"/>
          <w:sz w:val="20"/>
          <w:szCs w:val="20"/>
        </w:rPr>
      </w:pPr>
    </w:p>
    <w:p w14:paraId="59DFA855" w14:textId="61D21BB4" w:rsidR="000D7297" w:rsidRDefault="006E3109" w:rsidP="006E3109">
      <w:pPr>
        <w:autoSpaceDE w:val="0"/>
        <w:autoSpaceDN w:val="0"/>
        <w:adjustRightInd w:val="0"/>
        <w:spacing w:after="0" w:line="240" w:lineRule="auto"/>
        <w:ind w:left="990" w:hanging="630"/>
        <w:rPr>
          <w:rFonts w:cs="Calibri"/>
          <w:color w:val="000000"/>
          <w:sz w:val="20"/>
          <w:szCs w:val="20"/>
        </w:rPr>
      </w:pPr>
      <w:r>
        <w:rPr>
          <w:rFonts w:cs="Calibri-Bold"/>
          <w:b/>
          <w:bCs/>
          <w:color w:val="000000"/>
          <w:sz w:val="20"/>
          <w:szCs w:val="20"/>
        </w:rPr>
        <w:t>10</w:t>
      </w:r>
      <w:r w:rsidR="000D7297" w:rsidRPr="000D7297">
        <w:rPr>
          <w:rFonts w:cs="Calibri-Bold"/>
          <w:b/>
          <w:bCs/>
          <w:color w:val="000000"/>
          <w:sz w:val="20"/>
          <w:szCs w:val="20"/>
        </w:rPr>
        <w:t xml:space="preserve">.9. </w:t>
      </w:r>
      <w:r w:rsidR="00CC1AC0">
        <w:rPr>
          <w:rFonts w:cs="Calibri-Bold"/>
          <w:b/>
          <w:bCs/>
          <w:color w:val="000000"/>
          <w:sz w:val="20"/>
          <w:szCs w:val="20"/>
        </w:rPr>
        <w:tab/>
      </w:r>
      <w:r w:rsidR="000D7297" w:rsidRPr="000D7297">
        <w:rPr>
          <w:rFonts w:cs="Calibri-Bold"/>
          <w:b/>
          <w:bCs/>
          <w:color w:val="000000"/>
          <w:sz w:val="20"/>
          <w:szCs w:val="20"/>
        </w:rPr>
        <w:t xml:space="preserve">Counterparts. </w:t>
      </w:r>
      <w:r w:rsidR="000D7297" w:rsidRPr="000D7297">
        <w:rPr>
          <w:rFonts w:cs="Calibri"/>
          <w:color w:val="000000"/>
          <w:sz w:val="20"/>
          <w:szCs w:val="20"/>
        </w:rPr>
        <w:t>This Agreement may be executed in one or more counte</w:t>
      </w:r>
      <w:r w:rsidR="00CC1AC0">
        <w:rPr>
          <w:rFonts w:cs="Calibri"/>
          <w:color w:val="000000"/>
          <w:sz w:val="20"/>
          <w:szCs w:val="20"/>
        </w:rPr>
        <w:t xml:space="preserve">rparts (including fax or email) </w:t>
      </w:r>
      <w:r w:rsidR="000D7297" w:rsidRPr="000D7297">
        <w:rPr>
          <w:rFonts w:cs="Calibri"/>
          <w:color w:val="000000"/>
          <w:sz w:val="20"/>
          <w:szCs w:val="20"/>
        </w:rPr>
        <w:t>each of which shall be deemed an original but all of which taken toget</w:t>
      </w:r>
      <w:r w:rsidR="00CC1AC0">
        <w:rPr>
          <w:rFonts w:cs="Calibri"/>
          <w:color w:val="000000"/>
          <w:sz w:val="20"/>
          <w:szCs w:val="20"/>
        </w:rPr>
        <w:t xml:space="preserve">her shall be deemed one and the </w:t>
      </w:r>
      <w:r w:rsidR="000D7297" w:rsidRPr="000D7297">
        <w:rPr>
          <w:rFonts w:cs="Calibri"/>
          <w:color w:val="000000"/>
          <w:sz w:val="20"/>
          <w:szCs w:val="20"/>
        </w:rPr>
        <w:t>same instrument.</w:t>
      </w:r>
    </w:p>
    <w:p w14:paraId="7449AC21" w14:textId="77777777" w:rsidR="000D7297" w:rsidRPr="000D7297" w:rsidRDefault="000D7297" w:rsidP="006E3109">
      <w:pPr>
        <w:autoSpaceDE w:val="0"/>
        <w:autoSpaceDN w:val="0"/>
        <w:adjustRightInd w:val="0"/>
        <w:spacing w:after="0" w:line="240" w:lineRule="auto"/>
        <w:ind w:left="990" w:hanging="630"/>
        <w:rPr>
          <w:rFonts w:cs="Calibri"/>
          <w:color w:val="000000"/>
          <w:sz w:val="20"/>
          <w:szCs w:val="20"/>
        </w:rPr>
      </w:pPr>
    </w:p>
    <w:p w14:paraId="495D6A5E" w14:textId="547DC299" w:rsidR="000D7297" w:rsidRDefault="006E3109" w:rsidP="006E3109">
      <w:pPr>
        <w:autoSpaceDE w:val="0"/>
        <w:autoSpaceDN w:val="0"/>
        <w:adjustRightInd w:val="0"/>
        <w:spacing w:after="0" w:line="240" w:lineRule="auto"/>
        <w:ind w:left="990" w:hanging="630"/>
        <w:rPr>
          <w:rFonts w:cs="Calibri"/>
          <w:color w:val="000000"/>
          <w:sz w:val="20"/>
          <w:szCs w:val="20"/>
        </w:rPr>
      </w:pPr>
      <w:r>
        <w:rPr>
          <w:rFonts w:cs="Calibri-Bold"/>
          <w:b/>
          <w:bCs/>
          <w:color w:val="000000"/>
          <w:sz w:val="20"/>
          <w:szCs w:val="20"/>
        </w:rPr>
        <w:t>10</w:t>
      </w:r>
      <w:r w:rsidR="001F2B02">
        <w:rPr>
          <w:rFonts w:cs="Calibri-Bold"/>
          <w:b/>
          <w:bCs/>
          <w:color w:val="000000"/>
          <w:sz w:val="20"/>
          <w:szCs w:val="20"/>
        </w:rPr>
        <w:t>.10.</w:t>
      </w:r>
      <w:r>
        <w:rPr>
          <w:rFonts w:cs="Calibri-Bold"/>
          <w:b/>
          <w:bCs/>
          <w:color w:val="000000"/>
          <w:sz w:val="20"/>
          <w:szCs w:val="20"/>
        </w:rPr>
        <w:tab/>
      </w:r>
      <w:r w:rsidR="000D7297" w:rsidRPr="000D7297">
        <w:rPr>
          <w:rFonts w:cs="Calibri-Bold"/>
          <w:b/>
          <w:bCs/>
          <w:color w:val="000000"/>
          <w:sz w:val="20"/>
          <w:szCs w:val="20"/>
        </w:rPr>
        <w:t xml:space="preserve">Entire Agreement. </w:t>
      </w:r>
      <w:r w:rsidR="000D7297" w:rsidRPr="000D7297">
        <w:rPr>
          <w:rFonts w:cs="Calibri"/>
          <w:color w:val="000000"/>
          <w:sz w:val="20"/>
          <w:szCs w:val="20"/>
        </w:rPr>
        <w:t xml:space="preserve">This Agreement constitutes the complete and </w:t>
      </w:r>
      <w:r w:rsidR="00CC1AC0">
        <w:rPr>
          <w:rFonts w:cs="Calibri"/>
          <w:color w:val="000000"/>
          <w:sz w:val="20"/>
          <w:szCs w:val="20"/>
        </w:rPr>
        <w:t xml:space="preserve">exclusive agreement between the </w:t>
      </w:r>
      <w:r w:rsidR="000D7297" w:rsidRPr="000D7297">
        <w:rPr>
          <w:rFonts w:cs="Calibri"/>
          <w:color w:val="000000"/>
          <w:sz w:val="20"/>
          <w:szCs w:val="20"/>
        </w:rPr>
        <w:t xml:space="preserve">parties with respect to the subject matter hereof, superseding </w:t>
      </w:r>
      <w:r w:rsidR="00CC1AC0">
        <w:rPr>
          <w:rFonts w:cs="Calibri"/>
          <w:color w:val="000000"/>
          <w:sz w:val="20"/>
          <w:szCs w:val="20"/>
        </w:rPr>
        <w:t xml:space="preserve">and replacing any and all prior </w:t>
      </w:r>
      <w:r w:rsidR="000D7297" w:rsidRPr="000D7297">
        <w:rPr>
          <w:rFonts w:cs="Calibri"/>
          <w:color w:val="000000"/>
          <w:sz w:val="20"/>
          <w:szCs w:val="20"/>
        </w:rPr>
        <w:t>agreements, communications, and understandings, both written and oral, regarding such subject matter.</w:t>
      </w:r>
      <w:r w:rsidR="00CC1AC0">
        <w:rPr>
          <w:rFonts w:cs="Calibri"/>
          <w:color w:val="000000"/>
          <w:sz w:val="20"/>
          <w:szCs w:val="20"/>
        </w:rPr>
        <w:t xml:space="preserve"> </w:t>
      </w:r>
      <w:r w:rsidR="000D7297" w:rsidRPr="000D7297">
        <w:rPr>
          <w:rFonts w:cs="Calibri"/>
          <w:color w:val="000000"/>
          <w:sz w:val="20"/>
          <w:szCs w:val="20"/>
        </w:rPr>
        <w:t>No addendum, waiver, consent, modification, amendment or change</w:t>
      </w:r>
      <w:r w:rsidR="00CC1AC0">
        <w:rPr>
          <w:rFonts w:cs="Calibri"/>
          <w:color w:val="000000"/>
          <w:sz w:val="20"/>
          <w:szCs w:val="20"/>
        </w:rPr>
        <w:t xml:space="preserve"> of the terms of this Agreement </w:t>
      </w:r>
      <w:r w:rsidR="000D7297" w:rsidRPr="000D7297">
        <w:rPr>
          <w:rFonts w:cs="Calibri"/>
          <w:color w:val="000000"/>
          <w:sz w:val="20"/>
          <w:szCs w:val="20"/>
        </w:rPr>
        <w:t>shall bind either party unless in a writing that references this Agreement a</w:t>
      </w:r>
      <w:r w:rsidR="00CC1AC0">
        <w:rPr>
          <w:rFonts w:cs="Calibri"/>
          <w:color w:val="000000"/>
          <w:sz w:val="20"/>
          <w:szCs w:val="20"/>
        </w:rPr>
        <w:t xml:space="preserve">nd is signed by duly authorized </w:t>
      </w:r>
      <w:r w:rsidR="000D7297" w:rsidRPr="000D7297">
        <w:rPr>
          <w:rFonts w:cs="Calibri"/>
          <w:color w:val="000000"/>
          <w:sz w:val="20"/>
          <w:szCs w:val="20"/>
        </w:rPr>
        <w:t>representatives of Licensor and Veritone.</w:t>
      </w:r>
    </w:p>
    <w:p w14:paraId="1FC68612" w14:textId="77777777" w:rsidR="00CC1AC0" w:rsidRPr="000D7297" w:rsidRDefault="00CC1AC0" w:rsidP="006E3109">
      <w:pPr>
        <w:autoSpaceDE w:val="0"/>
        <w:autoSpaceDN w:val="0"/>
        <w:adjustRightInd w:val="0"/>
        <w:spacing w:after="0" w:line="240" w:lineRule="auto"/>
        <w:ind w:left="990" w:hanging="630"/>
        <w:rPr>
          <w:rFonts w:cs="Calibri"/>
          <w:color w:val="000000"/>
          <w:sz w:val="20"/>
          <w:szCs w:val="20"/>
        </w:rPr>
      </w:pPr>
    </w:p>
    <w:p w14:paraId="1E1225ED" w14:textId="779F4B3C" w:rsidR="000D7297" w:rsidRDefault="006E3109" w:rsidP="006E3109">
      <w:pPr>
        <w:autoSpaceDE w:val="0"/>
        <w:autoSpaceDN w:val="0"/>
        <w:adjustRightInd w:val="0"/>
        <w:spacing w:after="0" w:line="240" w:lineRule="auto"/>
        <w:ind w:left="990" w:hanging="630"/>
        <w:rPr>
          <w:rFonts w:cs="Calibri"/>
          <w:color w:val="000000"/>
          <w:sz w:val="20"/>
          <w:szCs w:val="20"/>
        </w:rPr>
      </w:pPr>
      <w:r w:rsidRPr="006E3109">
        <w:rPr>
          <w:rFonts w:cs="Calibri"/>
          <w:b/>
          <w:color w:val="000000"/>
          <w:sz w:val="20"/>
          <w:szCs w:val="20"/>
        </w:rPr>
        <w:t>10</w:t>
      </w:r>
      <w:r w:rsidR="000D7297" w:rsidRPr="006E3109">
        <w:rPr>
          <w:rFonts w:cs="Calibri"/>
          <w:b/>
          <w:color w:val="000000"/>
          <w:sz w:val="20"/>
          <w:szCs w:val="20"/>
        </w:rPr>
        <w:t>.11.</w:t>
      </w:r>
      <w:r w:rsidR="00CC1AC0">
        <w:rPr>
          <w:rFonts w:cs="Calibri"/>
          <w:color w:val="000000"/>
          <w:sz w:val="20"/>
          <w:szCs w:val="20"/>
        </w:rPr>
        <w:tab/>
      </w:r>
      <w:r w:rsidR="000D7297" w:rsidRPr="000D7297">
        <w:rPr>
          <w:rFonts w:cs="Calibri-Bold"/>
          <w:b/>
          <w:bCs/>
          <w:color w:val="000000"/>
          <w:sz w:val="20"/>
          <w:szCs w:val="20"/>
        </w:rPr>
        <w:t xml:space="preserve">Attorney’s Fees. </w:t>
      </w:r>
      <w:r w:rsidR="000D7297" w:rsidRPr="000D7297">
        <w:rPr>
          <w:rFonts w:cs="Calibri"/>
          <w:color w:val="000000"/>
          <w:sz w:val="20"/>
          <w:szCs w:val="20"/>
        </w:rPr>
        <w:t>If any action arises under this Agreement, in</w:t>
      </w:r>
      <w:r w:rsidR="00CC1AC0">
        <w:rPr>
          <w:rFonts w:cs="Calibri"/>
          <w:color w:val="000000"/>
          <w:sz w:val="20"/>
          <w:szCs w:val="20"/>
        </w:rPr>
        <w:t xml:space="preserve">cluding, without limitation the </w:t>
      </w:r>
      <w:r w:rsidR="000D7297" w:rsidRPr="000D7297">
        <w:rPr>
          <w:rFonts w:cs="Calibri"/>
          <w:color w:val="000000"/>
          <w:sz w:val="20"/>
          <w:szCs w:val="20"/>
        </w:rPr>
        <w:t>interpretation or enforcement of any term of this Agreement, the prevailing</w:t>
      </w:r>
      <w:r w:rsidR="00CC1AC0">
        <w:rPr>
          <w:rFonts w:cs="Calibri"/>
          <w:color w:val="000000"/>
          <w:sz w:val="20"/>
          <w:szCs w:val="20"/>
        </w:rPr>
        <w:t xml:space="preserve"> party in any such action shall </w:t>
      </w:r>
      <w:r w:rsidR="000D7297" w:rsidRPr="000D7297">
        <w:rPr>
          <w:rFonts w:cs="Calibri"/>
          <w:color w:val="000000"/>
          <w:sz w:val="20"/>
          <w:szCs w:val="20"/>
        </w:rPr>
        <w:t>be entitled to recover its reasonable attorney’s fees and related costs.</w:t>
      </w:r>
    </w:p>
    <w:p w14:paraId="3945B038" w14:textId="77777777" w:rsidR="000D7297" w:rsidRPr="000D7297" w:rsidRDefault="000D7297" w:rsidP="00FC32B6">
      <w:pPr>
        <w:tabs>
          <w:tab w:val="left" w:pos="360"/>
        </w:tabs>
        <w:autoSpaceDE w:val="0"/>
        <w:autoSpaceDN w:val="0"/>
        <w:adjustRightInd w:val="0"/>
        <w:spacing w:after="0" w:line="240" w:lineRule="auto"/>
        <w:ind w:left="360" w:hanging="360"/>
        <w:rPr>
          <w:rFonts w:cs="Calibri"/>
          <w:color w:val="000000"/>
          <w:sz w:val="20"/>
          <w:szCs w:val="20"/>
        </w:rPr>
      </w:pPr>
    </w:p>
    <w:p w14:paraId="17203F07" w14:textId="77777777" w:rsidR="001F2B02" w:rsidRDefault="001F2B02">
      <w:pPr>
        <w:rPr>
          <w:rFonts w:cs="Calibri-Bold"/>
          <w:b/>
          <w:bCs/>
          <w:color w:val="000000"/>
          <w:sz w:val="20"/>
          <w:szCs w:val="20"/>
        </w:rPr>
      </w:pPr>
    </w:p>
    <w:p w14:paraId="600AFE2D" w14:textId="7EFB7902" w:rsidR="001F2B02" w:rsidRDefault="001F2B02" w:rsidP="001F2B02">
      <w:pPr>
        <w:jc w:val="center"/>
        <w:rPr>
          <w:rFonts w:cs="Calibri-Bold"/>
          <w:b/>
          <w:bCs/>
          <w:color w:val="000000"/>
          <w:sz w:val="20"/>
          <w:szCs w:val="20"/>
        </w:rPr>
      </w:pPr>
      <w:r>
        <w:rPr>
          <w:rFonts w:cs="Calibri-Bold"/>
          <w:b/>
          <w:bCs/>
          <w:color w:val="000000"/>
          <w:sz w:val="20"/>
          <w:szCs w:val="20"/>
        </w:rPr>
        <w:t>(SIGNATURES ON NEXT PAGE)</w:t>
      </w:r>
      <w:r>
        <w:rPr>
          <w:rFonts w:cs="Calibri-Bold"/>
          <w:b/>
          <w:bCs/>
          <w:color w:val="000000"/>
          <w:sz w:val="20"/>
          <w:szCs w:val="20"/>
        </w:rPr>
        <w:br w:type="page"/>
      </w:r>
    </w:p>
    <w:p w14:paraId="418613E2" w14:textId="46665D02" w:rsidR="000D7297" w:rsidRPr="000D7297" w:rsidRDefault="000D7297" w:rsidP="00FC32B6">
      <w:pPr>
        <w:tabs>
          <w:tab w:val="left" w:pos="360"/>
        </w:tabs>
        <w:autoSpaceDE w:val="0"/>
        <w:autoSpaceDN w:val="0"/>
        <w:adjustRightInd w:val="0"/>
        <w:spacing w:after="0" w:line="240" w:lineRule="auto"/>
        <w:ind w:left="360" w:hanging="360"/>
        <w:rPr>
          <w:rFonts w:cs="Calibri"/>
          <w:color w:val="000000"/>
          <w:sz w:val="20"/>
          <w:szCs w:val="20"/>
        </w:rPr>
      </w:pPr>
      <w:r w:rsidRPr="000D7297">
        <w:rPr>
          <w:rFonts w:cs="Calibri-Bold"/>
          <w:b/>
          <w:bCs/>
          <w:color w:val="000000"/>
          <w:sz w:val="20"/>
          <w:szCs w:val="20"/>
        </w:rPr>
        <w:lastRenderedPageBreak/>
        <w:t xml:space="preserve">IN WITNESS WHEREOF, </w:t>
      </w:r>
      <w:r w:rsidRPr="000D7297">
        <w:rPr>
          <w:rFonts w:cs="Calibri"/>
          <w:color w:val="000000"/>
          <w:sz w:val="20"/>
          <w:szCs w:val="20"/>
        </w:rPr>
        <w:t>the parties have caused their duly authorized representatives to execute this Agreement</w:t>
      </w:r>
    </w:p>
    <w:p w14:paraId="4FB5A024" w14:textId="77777777" w:rsidR="000D7297" w:rsidRDefault="000D7297" w:rsidP="00FC32B6">
      <w:pPr>
        <w:tabs>
          <w:tab w:val="left" w:pos="360"/>
        </w:tabs>
        <w:autoSpaceDE w:val="0"/>
        <w:autoSpaceDN w:val="0"/>
        <w:adjustRightInd w:val="0"/>
        <w:spacing w:after="0" w:line="240" w:lineRule="auto"/>
        <w:ind w:left="360" w:hanging="360"/>
        <w:rPr>
          <w:rFonts w:cs="Calibri"/>
          <w:color w:val="000000"/>
          <w:sz w:val="20"/>
          <w:szCs w:val="20"/>
        </w:rPr>
      </w:pPr>
      <w:r w:rsidRPr="000D7297">
        <w:rPr>
          <w:rFonts w:cs="Calibri"/>
          <w:color w:val="000000"/>
          <w:sz w:val="20"/>
          <w:szCs w:val="20"/>
        </w:rPr>
        <w:t>and this Agreement shall be effective as of the Effective Date.</w:t>
      </w:r>
    </w:p>
    <w:p w14:paraId="05CD5328" w14:textId="77777777" w:rsidR="000D7297" w:rsidRDefault="000D7297" w:rsidP="000D7297">
      <w:pPr>
        <w:autoSpaceDE w:val="0"/>
        <w:autoSpaceDN w:val="0"/>
        <w:adjustRightInd w:val="0"/>
        <w:spacing w:after="0" w:line="240" w:lineRule="auto"/>
        <w:rPr>
          <w:rFonts w:cs="Calibri"/>
          <w:color w:val="000000"/>
          <w:sz w:val="20"/>
          <w:szCs w:val="20"/>
        </w:rPr>
      </w:pPr>
    </w:p>
    <w:p w14:paraId="30FBE359" w14:textId="0E273D02" w:rsidR="000D7297" w:rsidRPr="000D7297" w:rsidRDefault="000D7297" w:rsidP="000D7297">
      <w:pPr>
        <w:autoSpaceDE w:val="0"/>
        <w:autoSpaceDN w:val="0"/>
        <w:adjustRightInd w:val="0"/>
        <w:spacing w:after="0" w:line="240" w:lineRule="auto"/>
        <w:rPr>
          <w:rFonts w:cs="Calibri-Bold"/>
          <w:b/>
          <w:bCs/>
          <w:color w:val="000000"/>
          <w:sz w:val="20"/>
          <w:szCs w:val="20"/>
        </w:rPr>
      </w:pPr>
      <w:r w:rsidRPr="000D7297">
        <w:rPr>
          <w:rFonts w:cs="Calibri-Bold"/>
          <w:b/>
          <w:bCs/>
          <w:color w:val="000000"/>
          <w:sz w:val="20"/>
          <w:szCs w:val="20"/>
        </w:rPr>
        <w:t xml:space="preserve">VERITONE, INC. </w:t>
      </w:r>
      <w:r w:rsidR="001F2B02">
        <w:rPr>
          <w:rFonts w:cs="Calibri-Bold"/>
          <w:b/>
          <w:bCs/>
          <w:color w:val="000000"/>
          <w:sz w:val="20"/>
          <w:szCs w:val="20"/>
        </w:rPr>
        <w:tab/>
      </w:r>
      <w:r w:rsidR="001F2B02">
        <w:rPr>
          <w:rFonts w:cs="Calibri-Bold"/>
          <w:b/>
          <w:bCs/>
          <w:color w:val="000000"/>
          <w:sz w:val="20"/>
          <w:szCs w:val="20"/>
        </w:rPr>
        <w:tab/>
      </w:r>
      <w:r w:rsidR="001F2B02">
        <w:rPr>
          <w:rFonts w:cs="Calibri-Bold"/>
          <w:b/>
          <w:bCs/>
          <w:color w:val="000000"/>
          <w:sz w:val="20"/>
          <w:szCs w:val="20"/>
        </w:rPr>
        <w:tab/>
      </w:r>
      <w:r w:rsidR="001F2B02">
        <w:rPr>
          <w:rFonts w:cs="Calibri-Bold"/>
          <w:b/>
          <w:bCs/>
          <w:color w:val="000000"/>
          <w:sz w:val="20"/>
          <w:szCs w:val="20"/>
        </w:rPr>
        <w:tab/>
      </w:r>
      <w:r w:rsidR="001F2B02">
        <w:rPr>
          <w:rFonts w:cs="Calibri-Bold"/>
          <w:b/>
          <w:bCs/>
          <w:color w:val="000000"/>
          <w:sz w:val="20"/>
          <w:szCs w:val="20"/>
        </w:rPr>
        <w:tab/>
      </w:r>
      <w:r w:rsidR="001F2B02">
        <w:rPr>
          <w:rFonts w:cs="Calibri-Bold"/>
          <w:b/>
          <w:bCs/>
          <w:color w:val="000000"/>
          <w:sz w:val="20"/>
          <w:szCs w:val="20"/>
        </w:rPr>
        <w:tab/>
      </w:r>
      <w:r w:rsidR="001F2B02" w:rsidRPr="000D7297">
        <w:rPr>
          <w:rFonts w:cs="Calibri-Bold"/>
          <w:b/>
          <w:bCs/>
          <w:color w:val="000000"/>
          <w:sz w:val="20"/>
          <w:szCs w:val="20"/>
        </w:rPr>
        <w:t>ANAHEIM POLICE DEPARTMENT</w:t>
      </w:r>
    </w:p>
    <w:p w14:paraId="4A4DA18D" w14:textId="1DA20312" w:rsidR="000D7297" w:rsidRPr="000D7297" w:rsidRDefault="000D7297" w:rsidP="000D7297">
      <w:pPr>
        <w:autoSpaceDE w:val="0"/>
        <w:autoSpaceDN w:val="0"/>
        <w:adjustRightInd w:val="0"/>
        <w:spacing w:after="0" w:line="240" w:lineRule="auto"/>
        <w:rPr>
          <w:rFonts w:cs="Calibri"/>
          <w:color w:val="000000"/>
          <w:sz w:val="20"/>
          <w:szCs w:val="20"/>
        </w:rPr>
      </w:pPr>
      <w:r w:rsidRPr="000D7297">
        <w:rPr>
          <w:rFonts w:cs="Calibri"/>
          <w:color w:val="000000"/>
          <w:sz w:val="20"/>
          <w:szCs w:val="20"/>
        </w:rPr>
        <w:t>575 Anton Boulevard</w:t>
      </w:r>
      <w:r w:rsidR="001F2B02">
        <w:rPr>
          <w:rFonts w:cs="Calibri"/>
          <w:color w:val="000000"/>
          <w:sz w:val="20"/>
          <w:szCs w:val="20"/>
        </w:rPr>
        <w:tab/>
      </w:r>
      <w:r w:rsidR="001F2B02">
        <w:rPr>
          <w:rFonts w:cs="Calibri"/>
          <w:color w:val="000000"/>
          <w:sz w:val="20"/>
          <w:szCs w:val="20"/>
        </w:rPr>
        <w:tab/>
      </w:r>
      <w:r w:rsidR="001F2B02">
        <w:rPr>
          <w:rFonts w:cs="Calibri"/>
          <w:color w:val="000000"/>
          <w:sz w:val="20"/>
          <w:szCs w:val="20"/>
        </w:rPr>
        <w:tab/>
      </w:r>
      <w:r w:rsidR="001F2B02">
        <w:rPr>
          <w:rFonts w:cs="Calibri"/>
          <w:color w:val="000000"/>
          <w:sz w:val="20"/>
          <w:szCs w:val="20"/>
        </w:rPr>
        <w:tab/>
      </w:r>
      <w:r w:rsidR="001F2B02">
        <w:rPr>
          <w:rFonts w:cs="Calibri"/>
          <w:color w:val="000000"/>
          <w:sz w:val="20"/>
          <w:szCs w:val="20"/>
        </w:rPr>
        <w:tab/>
      </w:r>
      <w:r w:rsidR="001F2B02" w:rsidRPr="000D7297">
        <w:rPr>
          <w:rFonts w:cs="Calibri"/>
          <w:color w:val="222222"/>
          <w:sz w:val="20"/>
          <w:szCs w:val="20"/>
        </w:rPr>
        <w:t>425 South Harbor Boulevard</w:t>
      </w:r>
    </w:p>
    <w:p w14:paraId="1F3B7E5C" w14:textId="56948333" w:rsidR="000D7297" w:rsidRPr="000D7297" w:rsidRDefault="000D7297" w:rsidP="000D7297">
      <w:pPr>
        <w:autoSpaceDE w:val="0"/>
        <w:autoSpaceDN w:val="0"/>
        <w:adjustRightInd w:val="0"/>
        <w:spacing w:after="0" w:line="240" w:lineRule="auto"/>
        <w:rPr>
          <w:rFonts w:cs="Calibri"/>
          <w:color w:val="000000"/>
          <w:sz w:val="20"/>
          <w:szCs w:val="20"/>
        </w:rPr>
      </w:pPr>
      <w:r w:rsidRPr="000D7297">
        <w:rPr>
          <w:rFonts w:cs="Calibri"/>
          <w:color w:val="000000"/>
          <w:sz w:val="20"/>
          <w:szCs w:val="20"/>
        </w:rPr>
        <w:t>Costa Mesa, CA 92626</w:t>
      </w:r>
      <w:r w:rsidR="001F2B02">
        <w:rPr>
          <w:rFonts w:cs="Calibri"/>
          <w:color w:val="000000"/>
          <w:sz w:val="20"/>
          <w:szCs w:val="20"/>
        </w:rPr>
        <w:tab/>
      </w:r>
      <w:r w:rsidR="001F2B02">
        <w:rPr>
          <w:rFonts w:cs="Calibri"/>
          <w:color w:val="000000"/>
          <w:sz w:val="20"/>
          <w:szCs w:val="20"/>
        </w:rPr>
        <w:tab/>
      </w:r>
      <w:r w:rsidR="001F2B02">
        <w:rPr>
          <w:rFonts w:cs="Calibri"/>
          <w:color w:val="000000"/>
          <w:sz w:val="20"/>
          <w:szCs w:val="20"/>
        </w:rPr>
        <w:tab/>
      </w:r>
      <w:r w:rsidR="001F2B02">
        <w:rPr>
          <w:rFonts w:cs="Calibri"/>
          <w:color w:val="000000"/>
          <w:sz w:val="20"/>
          <w:szCs w:val="20"/>
        </w:rPr>
        <w:tab/>
      </w:r>
      <w:r w:rsidR="001F2B02">
        <w:rPr>
          <w:rFonts w:cs="Calibri"/>
          <w:color w:val="000000"/>
          <w:sz w:val="20"/>
          <w:szCs w:val="20"/>
        </w:rPr>
        <w:tab/>
      </w:r>
      <w:r w:rsidR="001F2B02" w:rsidRPr="000D7297">
        <w:rPr>
          <w:rFonts w:cs="Calibri"/>
          <w:color w:val="222222"/>
          <w:sz w:val="20"/>
          <w:szCs w:val="20"/>
        </w:rPr>
        <w:t>Anaheim, CA 92805</w:t>
      </w:r>
    </w:p>
    <w:p w14:paraId="1ADD3100" w14:textId="77777777" w:rsidR="001F2B02" w:rsidRDefault="001F2B02" w:rsidP="000D7297">
      <w:pPr>
        <w:autoSpaceDE w:val="0"/>
        <w:autoSpaceDN w:val="0"/>
        <w:adjustRightInd w:val="0"/>
        <w:spacing w:after="0" w:line="240" w:lineRule="auto"/>
        <w:rPr>
          <w:rFonts w:cs="Calibri"/>
          <w:color w:val="000000"/>
          <w:sz w:val="20"/>
          <w:szCs w:val="20"/>
        </w:rPr>
      </w:pPr>
    </w:p>
    <w:p w14:paraId="486B449F" w14:textId="04D7C30E" w:rsidR="000D7297" w:rsidRPr="001F2B02" w:rsidRDefault="000D7297" w:rsidP="000D7297">
      <w:pPr>
        <w:autoSpaceDE w:val="0"/>
        <w:autoSpaceDN w:val="0"/>
        <w:adjustRightInd w:val="0"/>
        <w:spacing w:after="0" w:line="240" w:lineRule="auto"/>
        <w:rPr>
          <w:rFonts w:cs="Calibri"/>
          <w:color w:val="000000"/>
          <w:sz w:val="20"/>
          <w:szCs w:val="20"/>
          <w:u w:val="single"/>
        </w:rPr>
      </w:pPr>
      <w:r w:rsidRPr="000D7297">
        <w:rPr>
          <w:rFonts w:cs="Calibri"/>
          <w:color w:val="000000"/>
          <w:sz w:val="20"/>
          <w:szCs w:val="20"/>
        </w:rPr>
        <w:t xml:space="preserve">By: </w:t>
      </w:r>
      <w:r w:rsidR="001F2B02">
        <w:rPr>
          <w:rFonts w:cs="Calibri"/>
          <w:color w:val="000000"/>
          <w:sz w:val="20"/>
          <w:szCs w:val="20"/>
          <w:u w:val="single"/>
        </w:rPr>
        <w:tab/>
      </w:r>
      <w:r w:rsidR="001F2B02">
        <w:rPr>
          <w:rFonts w:cs="Calibri"/>
          <w:color w:val="000000"/>
          <w:sz w:val="20"/>
          <w:szCs w:val="20"/>
          <w:u w:val="single"/>
        </w:rPr>
        <w:tab/>
      </w:r>
      <w:r w:rsidR="001F2B02">
        <w:rPr>
          <w:rFonts w:cs="Calibri"/>
          <w:color w:val="000000"/>
          <w:sz w:val="20"/>
          <w:szCs w:val="20"/>
          <w:u w:val="single"/>
        </w:rPr>
        <w:tab/>
      </w:r>
      <w:r w:rsidR="001F2B02">
        <w:rPr>
          <w:rFonts w:cs="Calibri"/>
          <w:color w:val="000000"/>
          <w:sz w:val="20"/>
          <w:szCs w:val="20"/>
          <w:u w:val="single"/>
        </w:rPr>
        <w:tab/>
      </w:r>
      <w:r w:rsidR="001F2B02">
        <w:rPr>
          <w:rFonts w:cs="Calibri"/>
          <w:color w:val="000000"/>
          <w:sz w:val="20"/>
          <w:szCs w:val="20"/>
        </w:rPr>
        <w:tab/>
      </w:r>
      <w:r w:rsidR="001F2B02">
        <w:rPr>
          <w:rFonts w:cs="Calibri"/>
          <w:color w:val="000000"/>
          <w:sz w:val="20"/>
          <w:szCs w:val="20"/>
        </w:rPr>
        <w:tab/>
      </w:r>
      <w:r w:rsidR="001F2B02">
        <w:rPr>
          <w:rFonts w:cs="Calibri"/>
          <w:color w:val="000000"/>
          <w:sz w:val="20"/>
          <w:szCs w:val="20"/>
        </w:rPr>
        <w:tab/>
      </w:r>
      <w:r w:rsidR="001F2B02" w:rsidRPr="000D7297">
        <w:rPr>
          <w:rFonts w:cs="Calibri"/>
          <w:color w:val="000000"/>
          <w:sz w:val="20"/>
          <w:szCs w:val="20"/>
        </w:rPr>
        <w:t xml:space="preserve">By: </w:t>
      </w:r>
      <w:r w:rsidR="001F2B02">
        <w:rPr>
          <w:rFonts w:cs="Calibri"/>
          <w:color w:val="000000"/>
          <w:sz w:val="20"/>
          <w:szCs w:val="20"/>
          <w:u w:val="single"/>
        </w:rPr>
        <w:tab/>
      </w:r>
      <w:r w:rsidR="001F2B02">
        <w:rPr>
          <w:rFonts w:cs="Calibri"/>
          <w:color w:val="000000"/>
          <w:sz w:val="20"/>
          <w:szCs w:val="20"/>
          <w:u w:val="single"/>
        </w:rPr>
        <w:tab/>
      </w:r>
      <w:r w:rsidR="001F2B02">
        <w:rPr>
          <w:rFonts w:cs="Calibri"/>
          <w:color w:val="000000"/>
          <w:sz w:val="20"/>
          <w:szCs w:val="20"/>
          <w:u w:val="single"/>
        </w:rPr>
        <w:tab/>
      </w:r>
      <w:r w:rsidR="001F2B02">
        <w:rPr>
          <w:rFonts w:cs="Calibri"/>
          <w:color w:val="000000"/>
          <w:sz w:val="20"/>
          <w:szCs w:val="20"/>
          <w:u w:val="single"/>
        </w:rPr>
        <w:tab/>
      </w:r>
    </w:p>
    <w:p w14:paraId="56346040" w14:textId="32AD27D6" w:rsidR="000D7297" w:rsidRPr="000D7297" w:rsidRDefault="000D7297" w:rsidP="000D7297">
      <w:pPr>
        <w:autoSpaceDE w:val="0"/>
        <w:autoSpaceDN w:val="0"/>
        <w:adjustRightInd w:val="0"/>
        <w:spacing w:after="0" w:line="240" w:lineRule="auto"/>
        <w:rPr>
          <w:rFonts w:cs="Calibri"/>
          <w:color w:val="000000"/>
          <w:sz w:val="20"/>
          <w:szCs w:val="20"/>
        </w:rPr>
      </w:pPr>
      <w:r w:rsidRPr="000D7297">
        <w:rPr>
          <w:rFonts w:cs="Calibri"/>
          <w:color w:val="000000"/>
          <w:sz w:val="20"/>
          <w:szCs w:val="20"/>
        </w:rPr>
        <w:t xml:space="preserve">Name: Mydung Tran </w:t>
      </w:r>
      <w:r w:rsidR="001F2B02">
        <w:rPr>
          <w:rFonts w:cs="Calibri"/>
          <w:color w:val="000000"/>
          <w:sz w:val="20"/>
          <w:szCs w:val="20"/>
        </w:rPr>
        <w:tab/>
      </w:r>
      <w:r w:rsidR="001F2B02">
        <w:rPr>
          <w:rFonts w:cs="Calibri"/>
          <w:color w:val="000000"/>
          <w:sz w:val="20"/>
          <w:szCs w:val="20"/>
        </w:rPr>
        <w:tab/>
      </w:r>
      <w:r w:rsidR="001F2B02">
        <w:rPr>
          <w:rFonts w:cs="Calibri"/>
          <w:color w:val="000000"/>
          <w:sz w:val="20"/>
          <w:szCs w:val="20"/>
        </w:rPr>
        <w:tab/>
      </w:r>
      <w:r w:rsidR="001F2B02">
        <w:rPr>
          <w:rFonts w:cs="Calibri"/>
          <w:color w:val="000000"/>
          <w:sz w:val="20"/>
          <w:szCs w:val="20"/>
        </w:rPr>
        <w:tab/>
      </w:r>
      <w:r w:rsidR="001F2B02">
        <w:rPr>
          <w:rFonts w:cs="Calibri"/>
          <w:color w:val="000000"/>
          <w:sz w:val="20"/>
          <w:szCs w:val="20"/>
        </w:rPr>
        <w:tab/>
      </w:r>
      <w:r w:rsidR="001F2B02" w:rsidRPr="000D7297">
        <w:rPr>
          <w:rFonts w:cs="Calibri"/>
          <w:color w:val="000000"/>
          <w:sz w:val="20"/>
          <w:szCs w:val="20"/>
        </w:rPr>
        <w:t xml:space="preserve">Name: </w:t>
      </w:r>
      <w:del w:id="6" w:author="Julian Harvey" w:date="2017-11-09T17:56:00Z">
        <w:r w:rsidR="001F2B02" w:rsidRPr="000D7297" w:rsidDel="00852F10">
          <w:rPr>
            <w:rFonts w:cs="Calibri"/>
            <w:color w:val="000000"/>
            <w:sz w:val="20"/>
            <w:szCs w:val="20"/>
          </w:rPr>
          <w:delText>Raul Quezada</w:delText>
        </w:r>
      </w:del>
      <w:ins w:id="7" w:author="Julian Harvey" w:date="2017-11-09T17:56:00Z">
        <w:r w:rsidR="00852F10">
          <w:rPr>
            <w:rFonts w:cs="Calibri"/>
            <w:color w:val="000000"/>
            <w:sz w:val="20"/>
            <w:szCs w:val="20"/>
          </w:rPr>
          <w:t>Julian Harvey</w:t>
        </w:r>
      </w:ins>
    </w:p>
    <w:p w14:paraId="325D64F2" w14:textId="426624E8" w:rsidR="000D7297" w:rsidRPr="000D7297" w:rsidRDefault="000D7297" w:rsidP="000D7297">
      <w:pPr>
        <w:autoSpaceDE w:val="0"/>
        <w:autoSpaceDN w:val="0"/>
        <w:adjustRightInd w:val="0"/>
        <w:spacing w:after="0" w:line="240" w:lineRule="auto"/>
        <w:rPr>
          <w:rFonts w:cs="Calibri"/>
          <w:color w:val="000000"/>
          <w:sz w:val="20"/>
          <w:szCs w:val="20"/>
        </w:rPr>
      </w:pPr>
      <w:r w:rsidRPr="000D7297">
        <w:rPr>
          <w:rFonts w:cs="Calibri"/>
          <w:color w:val="000000"/>
          <w:sz w:val="20"/>
          <w:szCs w:val="20"/>
        </w:rPr>
        <w:t xml:space="preserve">Title: SVP, Strategy &amp; Bus Dev </w:t>
      </w:r>
      <w:r w:rsidR="001F2B02">
        <w:rPr>
          <w:rFonts w:cs="Calibri"/>
          <w:color w:val="000000"/>
          <w:sz w:val="20"/>
          <w:szCs w:val="20"/>
        </w:rPr>
        <w:tab/>
      </w:r>
      <w:r w:rsidR="001F2B02">
        <w:rPr>
          <w:rFonts w:cs="Calibri"/>
          <w:color w:val="000000"/>
          <w:sz w:val="20"/>
          <w:szCs w:val="20"/>
        </w:rPr>
        <w:tab/>
      </w:r>
      <w:r w:rsidR="001F2B02">
        <w:rPr>
          <w:rFonts w:cs="Calibri"/>
          <w:color w:val="000000"/>
          <w:sz w:val="20"/>
          <w:szCs w:val="20"/>
        </w:rPr>
        <w:tab/>
      </w:r>
      <w:r w:rsidR="001F2B02">
        <w:rPr>
          <w:rFonts w:cs="Calibri"/>
          <w:color w:val="000000"/>
          <w:sz w:val="20"/>
          <w:szCs w:val="20"/>
        </w:rPr>
        <w:tab/>
      </w:r>
      <w:r w:rsidR="001F2B02" w:rsidRPr="000D7297">
        <w:rPr>
          <w:rFonts w:cs="Calibri"/>
          <w:color w:val="000000"/>
          <w:sz w:val="20"/>
          <w:szCs w:val="20"/>
        </w:rPr>
        <w:t xml:space="preserve">Title: </w:t>
      </w:r>
      <w:ins w:id="8" w:author="Julian Harvey" w:date="2017-11-09T17:56:00Z">
        <w:r w:rsidR="00852F10">
          <w:rPr>
            <w:rFonts w:cs="Calibri"/>
            <w:color w:val="000000"/>
            <w:sz w:val="20"/>
            <w:szCs w:val="20"/>
          </w:rPr>
          <w:t xml:space="preserve">Acting Chief of </w:t>
        </w:r>
      </w:ins>
      <w:r w:rsidR="001F2B02" w:rsidRPr="000D7297">
        <w:rPr>
          <w:rFonts w:cs="Calibri"/>
          <w:color w:val="000000"/>
          <w:sz w:val="20"/>
          <w:szCs w:val="20"/>
        </w:rPr>
        <w:t xml:space="preserve">Police </w:t>
      </w:r>
      <w:del w:id="9" w:author="Julian Harvey" w:date="2017-11-09T17:57:00Z">
        <w:r w:rsidR="001F2B02" w:rsidRPr="000D7297" w:rsidDel="00852F10">
          <w:rPr>
            <w:rFonts w:cs="Calibri"/>
            <w:color w:val="000000"/>
            <w:sz w:val="20"/>
            <w:szCs w:val="20"/>
          </w:rPr>
          <w:delText>Chief</w:delText>
        </w:r>
      </w:del>
    </w:p>
    <w:p w14:paraId="0289DCD7" w14:textId="19385737" w:rsidR="001F2B02" w:rsidRPr="000D7297" w:rsidRDefault="000D7297" w:rsidP="001F2B02">
      <w:pPr>
        <w:autoSpaceDE w:val="0"/>
        <w:autoSpaceDN w:val="0"/>
        <w:adjustRightInd w:val="0"/>
        <w:spacing w:after="0" w:line="240" w:lineRule="auto"/>
        <w:rPr>
          <w:rFonts w:cs="Calibri"/>
          <w:color w:val="000000"/>
          <w:sz w:val="20"/>
          <w:szCs w:val="20"/>
        </w:rPr>
      </w:pPr>
      <w:r w:rsidRPr="000D7297">
        <w:rPr>
          <w:rFonts w:cs="Calibri"/>
          <w:color w:val="000000"/>
          <w:sz w:val="20"/>
          <w:szCs w:val="20"/>
        </w:rPr>
        <w:t xml:space="preserve">Email: </w:t>
      </w:r>
      <w:hyperlink r:id="rId7" w:history="1">
        <w:r w:rsidR="001F2B02" w:rsidRPr="00B931C3">
          <w:rPr>
            <w:rStyle w:val="Hyperlink"/>
            <w:rFonts w:cs="Calibri"/>
            <w:sz w:val="20"/>
            <w:szCs w:val="20"/>
          </w:rPr>
          <w:t>mydung@veritone.com</w:t>
        </w:r>
      </w:hyperlink>
      <w:r w:rsidR="001F2B02">
        <w:rPr>
          <w:rFonts w:cs="Calibri"/>
          <w:color w:val="0000FF"/>
          <w:sz w:val="20"/>
          <w:szCs w:val="20"/>
        </w:rPr>
        <w:tab/>
      </w:r>
      <w:r w:rsidR="001F2B02">
        <w:rPr>
          <w:rFonts w:cs="Calibri"/>
          <w:color w:val="0000FF"/>
          <w:sz w:val="20"/>
          <w:szCs w:val="20"/>
        </w:rPr>
        <w:tab/>
      </w:r>
      <w:r w:rsidR="001F2B02">
        <w:rPr>
          <w:rFonts w:cs="Calibri"/>
          <w:color w:val="0000FF"/>
          <w:sz w:val="20"/>
          <w:szCs w:val="20"/>
        </w:rPr>
        <w:tab/>
      </w:r>
      <w:r w:rsidR="001F2B02">
        <w:rPr>
          <w:rFonts w:cs="Calibri"/>
          <w:color w:val="0000FF"/>
          <w:sz w:val="20"/>
          <w:szCs w:val="20"/>
        </w:rPr>
        <w:tab/>
      </w:r>
      <w:r w:rsidR="001F2B02" w:rsidRPr="000D7297">
        <w:rPr>
          <w:rFonts w:cs="Calibri"/>
          <w:color w:val="000000"/>
          <w:sz w:val="20"/>
          <w:szCs w:val="20"/>
        </w:rPr>
        <w:t>Email:</w:t>
      </w:r>
      <w:ins w:id="10" w:author="Julian Harvey" w:date="2017-11-09T17:57:00Z">
        <w:r w:rsidR="00852F10">
          <w:rPr>
            <w:rFonts w:cs="Calibri"/>
            <w:color w:val="000000"/>
            <w:sz w:val="20"/>
            <w:szCs w:val="20"/>
          </w:rPr>
          <w:t>jharvey@anaheim.net</w:t>
        </w:r>
      </w:ins>
      <w:bookmarkStart w:id="11" w:name="_GoBack"/>
      <w:bookmarkEnd w:id="11"/>
    </w:p>
    <w:p w14:paraId="6089F07F" w14:textId="77777777" w:rsidR="001F2B02" w:rsidRDefault="001F2B02" w:rsidP="000D7297">
      <w:pPr>
        <w:autoSpaceDE w:val="0"/>
        <w:autoSpaceDN w:val="0"/>
        <w:adjustRightInd w:val="0"/>
        <w:spacing w:after="0" w:line="240" w:lineRule="auto"/>
        <w:rPr>
          <w:rFonts w:cs="Calibri"/>
          <w:color w:val="000000"/>
          <w:sz w:val="20"/>
          <w:szCs w:val="20"/>
        </w:rPr>
      </w:pPr>
    </w:p>
    <w:p w14:paraId="43F66EC2" w14:textId="7B340E94" w:rsidR="000D7297" w:rsidRPr="001F2B02" w:rsidRDefault="000D7297" w:rsidP="000D7297">
      <w:pPr>
        <w:autoSpaceDE w:val="0"/>
        <w:autoSpaceDN w:val="0"/>
        <w:adjustRightInd w:val="0"/>
        <w:spacing w:after="0" w:line="240" w:lineRule="auto"/>
        <w:rPr>
          <w:rFonts w:cs="Calibri"/>
          <w:color w:val="000000"/>
          <w:sz w:val="20"/>
          <w:szCs w:val="20"/>
          <w:u w:val="single"/>
        </w:rPr>
      </w:pPr>
      <w:r w:rsidRPr="000D7297">
        <w:rPr>
          <w:rFonts w:cs="Calibri"/>
          <w:color w:val="000000"/>
          <w:sz w:val="20"/>
          <w:szCs w:val="20"/>
        </w:rPr>
        <w:t xml:space="preserve">Date: </w:t>
      </w:r>
      <w:r w:rsidR="001F2B02">
        <w:rPr>
          <w:rFonts w:cs="Calibri"/>
          <w:color w:val="000000"/>
          <w:sz w:val="20"/>
          <w:szCs w:val="20"/>
          <w:u w:val="single"/>
        </w:rPr>
        <w:tab/>
      </w:r>
      <w:r w:rsidR="001F2B02">
        <w:rPr>
          <w:rFonts w:cs="Calibri"/>
          <w:color w:val="000000"/>
          <w:sz w:val="20"/>
          <w:szCs w:val="20"/>
          <w:u w:val="single"/>
        </w:rPr>
        <w:tab/>
      </w:r>
      <w:r w:rsidR="001F2B02">
        <w:rPr>
          <w:rFonts w:cs="Calibri"/>
          <w:color w:val="000000"/>
          <w:sz w:val="20"/>
          <w:szCs w:val="20"/>
          <w:u w:val="single"/>
        </w:rPr>
        <w:tab/>
      </w:r>
      <w:r w:rsidR="001F2B02">
        <w:rPr>
          <w:rFonts w:cs="Calibri"/>
          <w:color w:val="000000"/>
          <w:sz w:val="20"/>
          <w:szCs w:val="20"/>
          <w:u w:val="single"/>
        </w:rPr>
        <w:tab/>
      </w:r>
      <w:r w:rsidR="001F2B02">
        <w:rPr>
          <w:rFonts w:cs="Calibri"/>
          <w:color w:val="000000"/>
          <w:sz w:val="20"/>
          <w:szCs w:val="20"/>
        </w:rPr>
        <w:tab/>
      </w:r>
      <w:r w:rsidR="001F2B02">
        <w:rPr>
          <w:rFonts w:cs="Calibri"/>
          <w:color w:val="000000"/>
          <w:sz w:val="20"/>
          <w:szCs w:val="20"/>
        </w:rPr>
        <w:tab/>
      </w:r>
      <w:r w:rsidR="001F2B02">
        <w:rPr>
          <w:rFonts w:cs="Calibri"/>
          <w:color w:val="000000"/>
          <w:sz w:val="20"/>
          <w:szCs w:val="20"/>
        </w:rPr>
        <w:tab/>
      </w:r>
      <w:r w:rsidR="001F2B02" w:rsidRPr="000D7297">
        <w:rPr>
          <w:rFonts w:cs="Calibri"/>
          <w:color w:val="000000"/>
          <w:sz w:val="20"/>
          <w:szCs w:val="20"/>
        </w:rPr>
        <w:t xml:space="preserve">Date: </w:t>
      </w:r>
      <w:r w:rsidR="001F2B02">
        <w:rPr>
          <w:rFonts w:cs="Calibri"/>
          <w:color w:val="000000"/>
          <w:sz w:val="20"/>
          <w:szCs w:val="20"/>
          <w:u w:val="single"/>
        </w:rPr>
        <w:tab/>
      </w:r>
      <w:r w:rsidR="001F2B02">
        <w:rPr>
          <w:rFonts w:cs="Calibri"/>
          <w:color w:val="000000"/>
          <w:sz w:val="20"/>
          <w:szCs w:val="20"/>
          <w:u w:val="single"/>
        </w:rPr>
        <w:tab/>
      </w:r>
      <w:r w:rsidR="001F2B02">
        <w:rPr>
          <w:rFonts w:cs="Calibri"/>
          <w:color w:val="000000"/>
          <w:sz w:val="20"/>
          <w:szCs w:val="20"/>
          <w:u w:val="single"/>
        </w:rPr>
        <w:tab/>
      </w:r>
      <w:r w:rsidR="001F2B02">
        <w:rPr>
          <w:rFonts w:cs="Calibri"/>
          <w:color w:val="000000"/>
          <w:sz w:val="20"/>
          <w:szCs w:val="20"/>
          <w:u w:val="single"/>
        </w:rPr>
        <w:tab/>
      </w:r>
    </w:p>
    <w:p w14:paraId="6003CFF5" w14:textId="77777777" w:rsidR="000D7297" w:rsidRDefault="000D7297" w:rsidP="000D7297">
      <w:pPr>
        <w:autoSpaceDE w:val="0"/>
        <w:autoSpaceDN w:val="0"/>
        <w:adjustRightInd w:val="0"/>
        <w:spacing w:after="0" w:line="240" w:lineRule="auto"/>
        <w:rPr>
          <w:rFonts w:cs="Calibri"/>
          <w:color w:val="000000"/>
          <w:sz w:val="20"/>
          <w:szCs w:val="20"/>
        </w:rPr>
      </w:pPr>
    </w:p>
    <w:p w14:paraId="0A5A1FB9" w14:textId="77777777" w:rsidR="001F2B02" w:rsidRDefault="001F2B02" w:rsidP="000D7297">
      <w:pPr>
        <w:autoSpaceDE w:val="0"/>
        <w:autoSpaceDN w:val="0"/>
        <w:adjustRightInd w:val="0"/>
        <w:spacing w:after="0" w:line="240" w:lineRule="auto"/>
        <w:rPr>
          <w:rFonts w:cs="Calibri-Bold"/>
          <w:b/>
          <w:bCs/>
          <w:color w:val="000000"/>
          <w:sz w:val="20"/>
          <w:szCs w:val="20"/>
        </w:rPr>
      </w:pPr>
    </w:p>
    <w:p w14:paraId="7768269B" w14:textId="77777777" w:rsidR="000D7297" w:rsidRDefault="000D7297">
      <w:pPr>
        <w:rPr>
          <w:rFonts w:cs="Calibri"/>
          <w:color w:val="000000"/>
          <w:sz w:val="20"/>
          <w:szCs w:val="20"/>
        </w:rPr>
      </w:pPr>
      <w:r>
        <w:rPr>
          <w:rFonts w:cs="Calibri"/>
          <w:color w:val="000000"/>
          <w:sz w:val="20"/>
          <w:szCs w:val="20"/>
        </w:rPr>
        <w:br w:type="page"/>
      </w:r>
    </w:p>
    <w:p w14:paraId="719DF3FA" w14:textId="77777777" w:rsidR="000D7297" w:rsidRPr="000D7297" w:rsidRDefault="000D7297" w:rsidP="00FC32B6">
      <w:pPr>
        <w:autoSpaceDE w:val="0"/>
        <w:autoSpaceDN w:val="0"/>
        <w:adjustRightInd w:val="0"/>
        <w:spacing w:after="0" w:line="240" w:lineRule="auto"/>
        <w:jc w:val="center"/>
        <w:rPr>
          <w:rFonts w:cs="Calibri"/>
          <w:color w:val="000000"/>
          <w:sz w:val="20"/>
          <w:szCs w:val="20"/>
        </w:rPr>
      </w:pPr>
      <w:r w:rsidRPr="000D7297">
        <w:rPr>
          <w:rFonts w:cs="Calibri"/>
          <w:color w:val="000000"/>
          <w:sz w:val="20"/>
          <w:szCs w:val="20"/>
        </w:rPr>
        <w:lastRenderedPageBreak/>
        <w:t>Exhibit A</w:t>
      </w:r>
    </w:p>
    <w:p w14:paraId="53A5BEC5" w14:textId="77777777" w:rsidR="000D7297" w:rsidRDefault="000D7297" w:rsidP="00FC32B6">
      <w:pPr>
        <w:autoSpaceDE w:val="0"/>
        <w:autoSpaceDN w:val="0"/>
        <w:adjustRightInd w:val="0"/>
        <w:spacing w:after="0" w:line="240" w:lineRule="auto"/>
        <w:jc w:val="center"/>
        <w:rPr>
          <w:rFonts w:cs="Calibri"/>
          <w:color w:val="1D1F21"/>
          <w:sz w:val="20"/>
          <w:szCs w:val="20"/>
        </w:rPr>
      </w:pPr>
      <w:r w:rsidRPr="000D7297">
        <w:rPr>
          <w:rFonts w:cs="Calibri"/>
          <w:color w:val="1D1F21"/>
          <w:sz w:val="20"/>
          <w:szCs w:val="20"/>
        </w:rPr>
        <w:t>Veritone.com Security</w:t>
      </w:r>
    </w:p>
    <w:p w14:paraId="18947CA3" w14:textId="77777777" w:rsidR="00FC32B6" w:rsidRPr="000D7297" w:rsidRDefault="00FC32B6" w:rsidP="00FC32B6">
      <w:pPr>
        <w:autoSpaceDE w:val="0"/>
        <w:autoSpaceDN w:val="0"/>
        <w:adjustRightInd w:val="0"/>
        <w:spacing w:after="0" w:line="240" w:lineRule="auto"/>
        <w:jc w:val="center"/>
        <w:rPr>
          <w:rFonts w:cs="Calibri"/>
          <w:color w:val="1D1F21"/>
          <w:sz w:val="20"/>
          <w:szCs w:val="20"/>
        </w:rPr>
      </w:pPr>
    </w:p>
    <w:p w14:paraId="137E305D" w14:textId="77777777" w:rsidR="000D7297" w:rsidRP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Veritone uses industry-leading security intelligence, standards, and practices to deliver complete protection</w:t>
      </w:r>
    </w:p>
    <w:p w14:paraId="6B122DA2" w14:textId="77777777" w:rsidR="000D7297" w:rsidRP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against threats and data loss. Our integrated suite of security solutions provides end-to-end capabilities for deeper</w:t>
      </w:r>
    </w:p>
    <w:p w14:paraId="336D957D" w14:textId="77777777" w:rsid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visibility, comprehensive control, and enhanced protection against internal and external security issues.</w:t>
      </w:r>
    </w:p>
    <w:p w14:paraId="0E0CBD25" w14:textId="77777777" w:rsidR="00FC32B6" w:rsidRPr="000D7297" w:rsidRDefault="00FC32B6" w:rsidP="000D7297">
      <w:pPr>
        <w:autoSpaceDE w:val="0"/>
        <w:autoSpaceDN w:val="0"/>
        <w:adjustRightInd w:val="0"/>
        <w:spacing w:after="0" w:line="240" w:lineRule="auto"/>
        <w:rPr>
          <w:rFonts w:cs="Calibri"/>
          <w:color w:val="1D1F21"/>
          <w:sz w:val="20"/>
          <w:szCs w:val="20"/>
        </w:rPr>
      </w:pPr>
    </w:p>
    <w:p w14:paraId="19C0FB07" w14:textId="77777777" w:rsidR="000D7297" w:rsidRPr="000D7297" w:rsidRDefault="000D7297" w:rsidP="000D7297">
      <w:pPr>
        <w:autoSpaceDE w:val="0"/>
        <w:autoSpaceDN w:val="0"/>
        <w:adjustRightInd w:val="0"/>
        <w:spacing w:after="0" w:line="240" w:lineRule="auto"/>
        <w:rPr>
          <w:rFonts w:cs="Calibri-Bold"/>
          <w:b/>
          <w:bCs/>
          <w:color w:val="1D1F21"/>
          <w:sz w:val="20"/>
          <w:szCs w:val="20"/>
        </w:rPr>
      </w:pPr>
      <w:r w:rsidRPr="000D7297">
        <w:rPr>
          <w:rFonts w:cs="Calibri-Bold"/>
          <w:b/>
          <w:bCs/>
          <w:color w:val="1D1F21"/>
          <w:sz w:val="20"/>
          <w:szCs w:val="20"/>
        </w:rPr>
        <w:t>Access Control</w:t>
      </w:r>
    </w:p>
    <w:p w14:paraId="1B6AF311" w14:textId="77777777" w:rsidR="000D7297" w:rsidRP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Veritone puts you in the driver’s seat by giving you granular control over user access to your data. By default, these</w:t>
      </w:r>
    </w:p>
    <w:p w14:paraId="70FB9D81" w14:textId="77777777" w:rsidR="000D7297" w:rsidRP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settings are configured to provide a strong level of security while maintaining flexibility and convenience. It’s</w:t>
      </w:r>
    </w:p>
    <w:p w14:paraId="7FD63EE4" w14:textId="77777777" w:rsid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recommended to evaluate these settings to ensure they align with your unique needs.</w:t>
      </w:r>
    </w:p>
    <w:p w14:paraId="5937B9B9" w14:textId="77777777" w:rsidR="00FC32B6" w:rsidRPr="000D7297" w:rsidRDefault="00FC32B6" w:rsidP="000D7297">
      <w:pPr>
        <w:autoSpaceDE w:val="0"/>
        <w:autoSpaceDN w:val="0"/>
        <w:adjustRightInd w:val="0"/>
        <w:spacing w:after="0" w:line="240" w:lineRule="auto"/>
        <w:rPr>
          <w:rFonts w:cs="Calibri"/>
          <w:color w:val="1D1F21"/>
          <w:sz w:val="20"/>
          <w:szCs w:val="20"/>
        </w:rPr>
      </w:pPr>
    </w:p>
    <w:p w14:paraId="49DCC2A7" w14:textId="77777777" w:rsidR="000D7297" w:rsidRPr="000D7297" w:rsidRDefault="000D7297" w:rsidP="000D7297">
      <w:pPr>
        <w:autoSpaceDE w:val="0"/>
        <w:autoSpaceDN w:val="0"/>
        <w:adjustRightInd w:val="0"/>
        <w:spacing w:after="0" w:line="240" w:lineRule="auto"/>
        <w:rPr>
          <w:rFonts w:cs="Calibri-Italic"/>
          <w:i/>
          <w:iCs/>
          <w:color w:val="1D1F21"/>
          <w:sz w:val="20"/>
          <w:szCs w:val="20"/>
        </w:rPr>
      </w:pPr>
      <w:r w:rsidRPr="000D7297">
        <w:rPr>
          <w:rFonts w:cs="Calibri-Italic"/>
          <w:i/>
          <w:iCs/>
          <w:color w:val="1D1F21"/>
          <w:sz w:val="20"/>
          <w:szCs w:val="20"/>
        </w:rPr>
        <w:t>Authentication</w:t>
      </w:r>
    </w:p>
    <w:p w14:paraId="35244F58" w14:textId="77777777" w:rsidR="000D7297" w:rsidRP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Customizable password requirements ● Failed login limit and lockout duration ● User session timeout ● Restricted</w:t>
      </w:r>
    </w:p>
    <w:p w14:paraId="4D04B22B" w14:textId="77777777" w:rsid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access to defined IP ranges at approved office locations</w:t>
      </w:r>
    </w:p>
    <w:p w14:paraId="4833F53C" w14:textId="77777777" w:rsidR="00FC32B6" w:rsidRPr="000D7297" w:rsidRDefault="00FC32B6" w:rsidP="000D7297">
      <w:pPr>
        <w:autoSpaceDE w:val="0"/>
        <w:autoSpaceDN w:val="0"/>
        <w:adjustRightInd w:val="0"/>
        <w:spacing w:after="0" w:line="240" w:lineRule="auto"/>
        <w:rPr>
          <w:rFonts w:cs="Calibri"/>
          <w:color w:val="1D1F21"/>
          <w:sz w:val="20"/>
          <w:szCs w:val="20"/>
        </w:rPr>
      </w:pPr>
    </w:p>
    <w:p w14:paraId="0C53E1EE" w14:textId="77777777" w:rsidR="000D7297" w:rsidRPr="000D7297" w:rsidRDefault="000D7297" w:rsidP="000D7297">
      <w:pPr>
        <w:autoSpaceDE w:val="0"/>
        <w:autoSpaceDN w:val="0"/>
        <w:adjustRightInd w:val="0"/>
        <w:spacing w:after="0" w:line="240" w:lineRule="auto"/>
        <w:rPr>
          <w:rFonts w:cs="Calibri-Italic"/>
          <w:i/>
          <w:iCs/>
          <w:color w:val="1D1F21"/>
          <w:sz w:val="20"/>
          <w:szCs w:val="20"/>
        </w:rPr>
      </w:pPr>
      <w:r w:rsidRPr="000D7297">
        <w:rPr>
          <w:rFonts w:cs="Calibri-Italic"/>
          <w:i/>
          <w:iCs/>
          <w:color w:val="1D1F21"/>
          <w:sz w:val="20"/>
          <w:szCs w:val="20"/>
        </w:rPr>
        <w:t>Authorizations &amp; Permissions</w:t>
      </w:r>
    </w:p>
    <w:p w14:paraId="090F26DB" w14:textId="77777777" w:rsid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Global management of users, permissions, and roles</w:t>
      </w:r>
    </w:p>
    <w:p w14:paraId="2552464C" w14:textId="77777777" w:rsidR="00FC32B6" w:rsidRPr="000D7297" w:rsidRDefault="00FC32B6" w:rsidP="000D7297">
      <w:pPr>
        <w:autoSpaceDE w:val="0"/>
        <w:autoSpaceDN w:val="0"/>
        <w:adjustRightInd w:val="0"/>
        <w:spacing w:after="0" w:line="240" w:lineRule="auto"/>
        <w:rPr>
          <w:rFonts w:cs="Calibri"/>
          <w:color w:val="1D1F21"/>
          <w:sz w:val="20"/>
          <w:szCs w:val="20"/>
        </w:rPr>
      </w:pPr>
    </w:p>
    <w:p w14:paraId="605FA7ED" w14:textId="77777777" w:rsidR="000D7297" w:rsidRPr="000D7297" w:rsidRDefault="000D7297" w:rsidP="000D7297">
      <w:pPr>
        <w:autoSpaceDE w:val="0"/>
        <w:autoSpaceDN w:val="0"/>
        <w:adjustRightInd w:val="0"/>
        <w:spacing w:after="0" w:line="240" w:lineRule="auto"/>
        <w:rPr>
          <w:rFonts w:cs="Calibri-Italic"/>
          <w:i/>
          <w:iCs/>
          <w:color w:val="1D1F21"/>
          <w:sz w:val="20"/>
          <w:szCs w:val="20"/>
        </w:rPr>
      </w:pPr>
      <w:r w:rsidRPr="000D7297">
        <w:rPr>
          <w:rFonts w:cs="Calibri-Italic"/>
          <w:i/>
          <w:iCs/>
          <w:color w:val="1D1F21"/>
          <w:sz w:val="20"/>
          <w:szCs w:val="20"/>
        </w:rPr>
        <w:t>Auditing and User Reporting</w:t>
      </w:r>
    </w:p>
    <w:p w14:paraId="50BA1287" w14:textId="77777777" w:rsid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Detailed, tamper-proof logging of administrator and user activity</w:t>
      </w:r>
    </w:p>
    <w:p w14:paraId="0D65A04F" w14:textId="77777777" w:rsidR="00FC32B6" w:rsidRPr="000D7297" w:rsidRDefault="00FC32B6" w:rsidP="000D7297">
      <w:pPr>
        <w:autoSpaceDE w:val="0"/>
        <w:autoSpaceDN w:val="0"/>
        <w:adjustRightInd w:val="0"/>
        <w:spacing w:after="0" w:line="240" w:lineRule="auto"/>
        <w:rPr>
          <w:rFonts w:cs="Calibri"/>
          <w:color w:val="1D1F21"/>
          <w:sz w:val="20"/>
          <w:szCs w:val="20"/>
        </w:rPr>
      </w:pPr>
    </w:p>
    <w:p w14:paraId="0EC3B352" w14:textId="77777777" w:rsidR="000D7297" w:rsidRPr="000D7297" w:rsidRDefault="000D7297" w:rsidP="000D7297">
      <w:pPr>
        <w:autoSpaceDE w:val="0"/>
        <w:autoSpaceDN w:val="0"/>
        <w:adjustRightInd w:val="0"/>
        <w:spacing w:after="0" w:line="240" w:lineRule="auto"/>
        <w:rPr>
          <w:rFonts w:cs="Calibri-Italic"/>
          <w:i/>
          <w:iCs/>
          <w:color w:val="1D1F21"/>
          <w:sz w:val="20"/>
          <w:szCs w:val="20"/>
        </w:rPr>
      </w:pPr>
      <w:r w:rsidRPr="000D7297">
        <w:rPr>
          <w:rFonts w:cs="Calibri-Italic"/>
          <w:i/>
          <w:iCs/>
          <w:color w:val="1D1F21"/>
          <w:sz w:val="20"/>
          <w:szCs w:val="20"/>
        </w:rPr>
        <w:t>Secure Sharing</w:t>
      </w:r>
    </w:p>
    <w:p w14:paraId="04C3023F" w14:textId="77777777" w:rsidR="000D7297" w:rsidRP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Restrict internal and external transferring, downloading, and duplication of data, media files, and email</w:t>
      </w:r>
    </w:p>
    <w:p w14:paraId="4839D9DE" w14:textId="77777777" w:rsid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attachments ● Revoke access to previously shared content</w:t>
      </w:r>
    </w:p>
    <w:p w14:paraId="6E67EF37" w14:textId="77777777" w:rsidR="00FC32B6" w:rsidRPr="000D7297" w:rsidRDefault="00FC32B6" w:rsidP="000D7297">
      <w:pPr>
        <w:autoSpaceDE w:val="0"/>
        <w:autoSpaceDN w:val="0"/>
        <w:adjustRightInd w:val="0"/>
        <w:spacing w:after="0" w:line="240" w:lineRule="auto"/>
        <w:rPr>
          <w:rFonts w:cs="Calibri"/>
          <w:color w:val="1D1F21"/>
          <w:sz w:val="20"/>
          <w:szCs w:val="20"/>
        </w:rPr>
      </w:pPr>
    </w:p>
    <w:p w14:paraId="2450FB75" w14:textId="77777777" w:rsidR="000D7297" w:rsidRPr="000D7297" w:rsidRDefault="000D7297" w:rsidP="000D7297">
      <w:pPr>
        <w:autoSpaceDE w:val="0"/>
        <w:autoSpaceDN w:val="0"/>
        <w:adjustRightInd w:val="0"/>
        <w:spacing w:after="0" w:line="240" w:lineRule="auto"/>
        <w:rPr>
          <w:rFonts w:cs="Calibri-Bold"/>
          <w:b/>
          <w:bCs/>
          <w:color w:val="1D1F21"/>
          <w:sz w:val="20"/>
          <w:szCs w:val="20"/>
        </w:rPr>
      </w:pPr>
      <w:r w:rsidRPr="000D7297">
        <w:rPr>
          <w:rFonts w:cs="Calibri-Bold"/>
          <w:b/>
          <w:bCs/>
          <w:color w:val="1D1F21"/>
          <w:sz w:val="20"/>
          <w:szCs w:val="20"/>
        </w:rPr>
        <w:t>Media Integrity</w:t>
      </w:r>
    </w:p>
    <w:p w14:paraId="51CB6F53" w14:textId="77777777" w:rsidR="000D7297" w:rsidRP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Our technology goes above and beyond traditional methods to create a sophisticated, next-generation approach</w:t>
      </w:r>
    </w:p>
    <w:p w14:paraId="047AA95C" w14:textId="77777777" w:rsid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that safeguards the authenticity of your data and provides the lowest risk of fraud.</w:t>
      </w:r>
    </w:p>
    <w:p w14:paraId="70BFD89B" w14:textId="77777777" w:rsidR="00FC32B6" w:rsidRPr="000D7297" w:rsidRDefault="00FC32B6" w:rsidP="000D7297">
      <w:pPr>
        <w:autoSpaceDE w:val="0"/>
        <w:autoSpaceDN w:val="0"/>
        <w:adjustRightInd w:val="0"/>
        <w:spacing w:after="0" w:line="240" w:lineRule="auto"/>
        <w:rPr>
          <w:rFonts w:cs="Calibri"/>
          <w:color w:val="1D1F21"/>
          <w:sz w:val="20"/>
          <w:szCs w:val="20"/>
        </w:rPr>
      </w:pPr>
    </w:p>
    <w:p w14:paraId="0AE59644" w14:textId="77777777" w:rsidR="000D7297" w:rsidRPr="000D7297" w:rsidRDefault="000D7297" w:rsidP="000D7297">
      <w:pPr>
        <w:autoSpaceDE w:val="0"/>
        <w:autoSpaceDN w:val="0"/>
        <w:adjustRightInd w:val="0"/>
        <w:spacing w:after="0" w:line="240" w:lineRule="auto"/>
        <w:rPr>
          <w:rFonts w:cs="Calibri-Italic"/>
          <w:i/>
          <w:iCs/>
          <w:color w:val="1D1F21"/>
          <w:sz w:val="20"/>
          <w:szCs w:val="20"/>
        </w:rPr>
      </w:pPr>
      <w:r w:rsidRPr="000D7297">
        <w:rPr>
          <w:rFonts w:cs="Calibri-Italic"/>
          <w:i/>
          <w:iCs/>
          <w:color w:val="1D1F21"/>
          <w:sz w:val="20"/>
          <w:szCs w:val="20"/>
        </w:rPr>
        <w:t>Fingerprinting</w:t>
      </w:r>
    </w:p>
    <w:p w14:paraId="24C26E2B" w14:textId="77777777" w:rsid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Forensic file fingerprinting using industry-standard SHA and MD5 hash functions</w:t>
      </w:r>
    </w:p>
    <w:p w14:paraId="52093BB1" w14:textId="77777777" w:rsidR="00FC32B6" w:rsidRPr="000D7297" w:rsidRDefault="00FC32B6" w:rsidP="000D7297">
      <w:pPr>
        <w:autoSpaceDE w:val="0"/>
        <w:autoSpaceDN w:val="0"/>
        <w:adjustRightInd w:val="0"/>
        <w:spacing w:after="0" w:line="240" w:lineRule="auto"/>
        <w:rPr>
          <w:rFonts w:cs="Calibri"/>
          <w:color w:val="1D1F21"/>
          <w:sz w:val="20"/>
          <w:szCs w:val="20"/>
        </w:rPr>
      </w:pPr>
    </w:p>
    <w:p w14:paraId="4743C77F" w14:textId="77777777" w:rsidR="000D7297" w:rsidRPr="000D7297" w:rsidRDefault="000D7297" w:rsidP="000D7297">
      <w:pPr>
        <w:autoSpaceDE w:val="0"/>
        <w:autoSpaceDN w:val="0"/>
        <w:adjustRightInd w:val="0"/>
        <w:spacing w:after="0" w:line="240" w:lineRule="auto"/>
        <w:rPr>
          <w:rFonts w:cs="Calibri-Italic"/>
          <w:i/>
          <w:iCs/>
          <w:color w:val="1D1F21"/>
          <w:sz w:val="20"/>
          <w:szCs w:val="20"/>
        </w:rPr>
      </w:pPr>
      <w:r w:rsidRPr="000D7297">
        <w:rPr>
          <w:rFonts w:cs="Calibri-Italic"/>
          <w:i/>
          <w:iCs/>
          <w:color w:val="1D1F21"/>
          <w:sz w:val="20"/>
          <w:szCs w:val="20"/>
        </w:rPr>
        <w:t>Integrity Validation</w:t>
      </w:r>
    </w:p>
    <w:p w14:paraId="0E4936F2" w14:textId="77777777" w:rsidR="000D7297" w:rsidRP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Media validation before and after file uploads, transfers, storage, and retrieval ensures data remains unchanged ●</w:t>
      </w:r>
    </w:p>
    <w:p w14:paraId="29CD934B" w14:textId="77777777" w:rsid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Preservation of original media file, even when derivative work is created</w:t>
      </w:r>
    </w:p>
    <w:p w14:paraId="4E98729F" w14:textId="77777777" w:rsidR="00FC32B6" w:rsidRPr="000D7297" w:rsidRDefault="00FC32B6" w:rsidP="000D7297">
      <w:pPr>
        <w:autoSpaceDE w:val="0"/>
        <w:autoSpaceDN w:val="0"/>
        <w:adjustRightInd w:val="0"/>
        <w:spacing w:after="0" w:line="240" w:lineRule="auto"/>
        <w:rPr>
          <w:rFonts w:cs="Calibri"/>
          <w:color w:val="1D1F21"/>
          <w:sz w:val="20"/>
          <w:szCs w:val="20"/>
        </w:rPr>
      </w:pPr>
    </w:p>
    <w:p w14:paraId="49721773" w14:textId="77777777" w:rsidR="000D7297" w:rsidRPr="000D7297" w:rsidRDefault="000D7297" w:rsidP="000D7297">
      <w:pPr>
        <w:autoSpaceDE w:val="0"/>
        <w:autoSpaceDN w:val="0"/>
        <w:adjustRightInd w:val="0"/>
        <w:spacing w:after="0" w:line="240" w:lineRule="auto"/>
        <w:rPr>
          <w:rFonts w:cs="Calibri-Italic"/>
          <w:i/>
          <w:iCs/>
          <w:color w:val="1D1F21"/>
          <w:sz w:val="20"/>
          <w:szCs w:val="20"/>
        </w:rPr>
      </w:pPr>
      <w:r w:rsidRPr="000D7297">
        <w:rPr>
          <w:rFonts w:cs="Calibri-Italic"/>
          <w:i/>
          <w:iCs/>
          <w:color w:val="1D1F21"/>
          <w:sz w:val="20"/>
          <w:szCs w:val="20"/>
        </w:rPr>
        <w:t>Audit Logging</w:t>
      </w:r>
    </w:p>
    <w:p w14:paraId="38FA80E0" w14:textId="77777777" w:rsid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Full tamper-proof auditing logs the when, who, and what of each media file</w:t>
      </w:r>
    </w:p>
    <w:p w14:paraId="7D2EF301" w14:textId="77777777" w:rsidR="00FC32B6" w:rsidRPr="000D7297" w:rsidRDefault="00FC32B6" w:rsidP="000D7297">
      <w:pPr>
        <w:autoSpaceDE w:val="0"/>
        <w:autoSpaceDN w:val="0"/>
        <w:adjustRightInd w:val="0"/>
        <w:spacing w:after="0" w:line="240" w:lineRule="auto"/>
        <w:rPr>
          <w:rFonts w:cs="Calibri"/>
          <w:color w:val="1D1F21"/>
          <w:sz w:val="20"/>
          <w:szCs w:val="20"/>
        </w:rPr>
      </w:pPr>
    </w:p>
    <w:p w14:paraId="0D2D6135" w14:textId="77777777" w:rsidR="000D7297" w:rsidRPr="000D7297" w:rsidRDefault="000D7297" w:rsidP="000D7297">
      <w:pPr>
        <w:autoSpaceDE w:val="0"/>
        <w:autoSpaceDN w:val="0"/>
        <w:adjustRightInd w:val="0"/>
        <w:spacing w:after="0" w:line="240" w:lineRule="auto"/>
        <w:rPr>
          <w:rFonts w:cs="Calibri-Italic"/>
          <w:i/>
          <w:iCs/>
          <w:color w:val="1D1F21"/>
          <w:sz w:val="20"/>
          <w:szCs w:val="20"/>
        </w:rPr>
      </w:pPr>
      <w:r w:rsidRPr="000D7297">
        <w:rPr>
          <w:rFonts w:cs="Calibri-Italic"/>
          <w:i/>
          <w:iCs/>
          <w:color w:val="1D1F21"/>
          <w:sz w:val="20"/>
          <w:szCs w:val="20"/>
        </w:rPr>
        <w:t>Veritone Platform Security</w:t>
      </w:r>
    </w:p>
    <w:p w14:paraId="20F6DAD7" w14:textId="77777777" w:rsidR="000D7297" w:rsidRP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Our platform’s integrated, multi-layered security strategy works to prevent, detect, isolate, and remediate the</w:t>
      </w:r>
    </w:p>
    <w:p w14:paraId="39362081" w14:textId="77777777" w:rsidR="000D7297" w:rsidRP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most sophisticated threats. Veritone’s infrastructure is designed and managed according to security best practices</w:t>
      </w:r>
    </w:p>
    <w:p w14:paraId="6C89C9C1" w14:textId="77777777" w:rsid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and a variety of compliance standards to prevent malicious attacks and adhere to industry-specific regulations.</w:t>
      </w:r>
    </w:p>
    <w:p w14:paraId="7D0DE998" w14:textId="77777777" w:rsidR="00FC32B6" w:rsidRPr="000D7297" w:rsidRDefault="00FC32B6" w:rsidP="000D7297">
      <w:pPr>
        <w:autoSpaceDE w:val="0"/>
        <w:autoSpaceDN w:val="0"/>
        <w:adjustRightInd w:val="0"/>
        <w:spacing w:after="0" w:line="240" w:lineRule="auto"/>
        <w:rPr>
          <w:rFonts w:cs="Calibri"/>
          <w:color w:val="1D1F21"/>
          <w:sz w:val="20"/>
          <w:szCs w:val="20"/>
        </w:rPr>
      </w:pPr>
    </w:p>
    <w:p w14:paraId="0581A59F" w14:textId="77777777" w:rsidR="000D7297" w:rsidRPr="000D7297" w:rsidRDefault="000D7297" w:rsidP="000D7297">
      <w:pPr>
        <w:autoSpaceDE w:val="0"/>
        <w:autoSpaceDN w:val="0"/>
        <w:adjustRightInd w:val="0"/>
        <w:spacing w:after="0" w:line="240" w:lineRule="auto"/>
        <w:rPr>
          <w:rFonts w:cs="Calibri-Italic"/>
          <w:i/>
          <w:iCs/>
          <w:color w:val="1D1F21"/>
          <w:sz w:val="20"/>
          <w:szCs w:val="20"/>
        </w:rPr>
      </w:pPr>
      <w:r w:rsidRPr="000D7297">
        <w:rPr>
          <w:rFonts w:cs="Calibri-Italic"/>
          <w:i/>
          <w:iCs/>
          <w:color w:val="1D1F21"/>
          <w:sz w:val="20"/>
          <w:szCs w:val="20"/>
        </w:rPr>
        <w:t>Encryption</w:t>
      </w:r>
    </w:p>
    <w:p w14:paraId="59BB6C79" w14:textId="77777777" w:rsidR="000D7297" w:rsidRP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Advanced file-level encryption technology and key management provide a strong and effective safeguard for data</w:t>
      </w:r>
    </w:p>
    <w:p w14:paraId="063D4224" w14:textId="77777777" w:rsidR="000D7297" w:rsidRP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both at rest and in transit. Our encryption tools achieve or exceed the rigorous security practices mandated by</w:t>
      </w:r>
    </w:p>
    <w:p w14:paraId="771F0CEE" w14:textId="77777777" w:rsid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government regulations, including current FIPS 140-2 standards.</w:t>
      </w:r>
    </w:p>
    <w:p w14:paraId="7D400CF4" w14:textId="77777777" w:rsidR="00FC32B6" w:rsidRPr="000D7297" w:rsidRDefault="00FC32B6" w:rsidP="000D7297">
      <w:pPr>
        <w:autoSpaceDE w:val="0"/>
        <w:autoSpaceDN w:val="0"/>
        <w:adjustRightInd w:val="0"/>
        <w:spacing w:after="0" w:line="240" w:lineRule="auto"/>
        <w:rPr>
          <w:rFonts w:cs="Calibri"/>
          <w:color w:val="1D1F21"/>
          <w:sz w:val="20"/>
          <w:szCs w:val="20"/>
        </w:rPr>
      </w:pPr>
    </w:p>
    <w:p w14:paraId="1D3DEEA5" w14:textId="77777777" w:rsidR="000D7297" w:rsidRDefault="000D7297" w:rsidP="00CC1AC0">
      <w:pPr>
        <w:autoSpaceDE w:val="0"/>
        <w:autoSpaceDN w:val="0"/>
        <w:adjustRightInd w:val="0"/>
        <w:spacing w:after="0" w:line="360" w:lineRule="auto"/>
        <w:rPr>
          <w:rFonts w:cs="Calibri"/>
          <w:color w:val="1D1F21"/>
          <w:sz w:val="20"/>
          <w:szCs w:val="20"/>
        </w:rPr>
      </w:pPr>
      <w:r w:rsidRPr="000D7297">
        <w:rPr>
          <w:rFonts w:cs="Calibri"/>
          <w:color w:val="1D1F21"/>
          <w:sz w:val="20"/>
          <w:szCs w:val="20"/>
        </w:rPr>
        <w:t>Data Encryption in Transit:</w:t>
      </w:r>
    </w:p>
    <w:p w14:paraId="6BF8E91C" w14:textId="77777777" w:rsidR="000D7297" w:rsidRDefault="00CC1AC0" w:rsidP="00CC1AC0">
      <w:pPr>
        <w:autoSpaceDE w:val="0"/>
        <w:autoSpaceDN w:val="0"/>
        <w:adjustRightInd w:val="0"/>
        <w:spacing w:after="0" w:line="360" w:lineRule="auto"/>
        <w:rPr>
          <w:rFonts w:cs="Calibri"/>
          <w:color w:val="1D1F21"/>
          <w:sz w:val="20"/>
          <w:szCs w:val="20"/>
        </w:rPr>
      </w:pPr>
      <w:r>
        <w:rPr>
          <w:rFonts w:ascii="MS Gothic" w:eastAsia="MS Gothic" w:hAnsi="MS Gothic" w:cs="MS Gothic"/>
          <w:color w:val="1D1F21"/>
          <w:sz w:val="20"/>
          <w:szCs w:val="20"/>
        </w:rPr>
        <w:tab/>
      </w:r>
      <w:r w:rsidR="000D7297" w:rsidRPr="000D7297">
        <w:rPr>
          <w:rFonts w:ascii="MS Gothic" w:eastAsia="MS Gothic" w:hAnsi="MS Gothic" w:cs="MS Gothic" w:hint="eastAsia"/>
          <w:color w:val="1D1F21"/>
          <w:sz w:val="20"/>
          <w:szCs w:val="20"/>
        </w:rPr>
        <w:t>・</w:t>
      </w:r>
      <w:r w:rsidR="000D7297" w:rsidRPr="000D7297">
        <w:rPr>
          <w:rFonts w:cs="Calibri"/>
          <w:color w:val="1D1F21"/>
          <w:sz w:val="20"/>
          <w:szCs w:val="20"/>
        </w:rPr>
        <w:t xml:space="preserve"> Robust TLS 1.2 implementation with 256 bit connection</w:t>
      </w:r>
    </w:p>
    <w:p w14:paraId="4713C7B7" w14:textId="77777777" w:rsidR="000D7297" w:rsidRDefault="00CC1AC0" w:rsidP="00CC1AC0">
      <w:pPr>
        <w:autoSpaceDE w:val="0"/>
        <w:autoSpaceDN w:val="0"/>
        <w:adjustRightInd w:val="0"/>
        <w:spacing w:after="0" w:line="360" w:lineRule="auto"/>
        <w:rPr>
          <w:rFonts w:cs="Calibri"/>
          <w:color w:val="1D1F21"/>
          <w:sz w:val="20"/>
          <w:szCs w:val="20"/>
        </w:rPr>
      </w:pPr>
      <w:r>
        <w:rPr>
          <w:rFonts w:ascii="MS Gothic" w:eastAsia="MS Gothic" w:hAnsi="MS Gothic" w:cs="MS Gothic"/>
          <w:color w:val="1D1F21"/>
          <w:sz w:val="20"/>
          <w:szCs w:val="20"/>
        </w:rPr>
        <w:tab/>
      </w:r>
      <w:r w:rsidR="000D7297" w:rsidRPr="000D7297">
        <w:rPr>
          <w:rFonts w:ascii="MS Gothic" w:eastAsia="MS Gothic" w:hAnsi="MS Gothic" w:cs="MS Gothic" w:hint="eastAsia"/>
          <w:color w:val="1D1F21"/>
          <w:sz w:val="20"/>
          <w:szCs w:val="20"/>
        </w:rPr>
        <w:t>・</w:t>
      </w:r>
      <w:r w:rsidR="000D7297" w:rsidRPr="000D7297">
        <w:rPr>
          <w:rFonts w:cs="Calibri"/>
          <w:color w:val="1D1F21"/>
          <w:sz w:val="20"/>
          <w:szCs w:val="20"/>
        </w:rPr>
        <w:t xml:space="preserve"> RSA 2048 bit key</w:t>
      </w:r>
    </w:p>
    <w:p w14:paraId="5CE18AB9" w14:textId="77777777" w:rsidR="000D7297" w:rsidRDefault="00CC1AC0" w:rsidP="00CC1AC0">
      <w:pPr>
        <w:autoSpaceDE w:val="0"/>
        <w:autoSpaceDN w:val="0"/>
        <w:adjustRightInd w:val="0"/>
        <w:spacing w:after="0" w:line="360" w:lineRule="auto"/>
        <w:rPr>
          <w:rFonts w:cs="Calibri"/>
          <w:color w:val="1D1F21"/>
          <w:sz w:val="20"/>
          <w:szCs w:val="20"/>
        </w:rPr>
      </w:pPr>
      <w:r>
        <w:rPr>
          <w:rFonts w:ascii="MS Gothic" w:eastAsia="MS Gothic" w:hAnsi="MS Gothic" w:cs="MS Gothic"/>
          <w:color w:val="1D1F21"/>
          <w:sz w:val="20"/>
          <w:szCs w:val="20"/>
        </w:rPr>
        <w:lastRenderedPageBreak/>
        <w:tab/>
      </w:r>
      <w:r w:rsidR="000D7297" w:rsidRPr="000D7297">
        <w:rPr>
          <w:rFonts w:ascii="MS Gothic" w:eastAsia="MS Gothic" w:hAnsi="MS Gothic" w:cs="MS Gothic" w:hint="eastAsia"/>
          <w:color w:val="1D1F21"/>
          <w:sz w:val="20"/>
          <w:szCs w:val="20"/>
        </w:rPr>
        <w:t>・</w:t>
      </w:r>
      <w:r w:rsidR="000D7297" w:rsidRPr="000D7297">
        <w:rPr>
          <w:rFonts w:cs="Calibri"/>
          <w:color w:val="1D1F21"/>
          <w:sz w:val="20"/>
          <w:szCs w:val="20"/>
        </w:rPr>
        <w:t xml:space="preserve"> Perfect Forward Secrecy</w:t>
      </w:r>
    </w:p>
    <w:p w14:paraId="5393D3D7" w14:textId="77777777" w:rsidR="00FC32B6" w:rsidRPr="000D7297" w:rsidRDefault="00FC32B6" w:rsidP="000D7297">
      <w:pPr>
        <w:autoSpaceDE w:val="0"/>
        <w:autoSpaceDN w:val="0"/>
        <w:adjustRightInd w:val="0"/>
        <w:spacing w:after="0" w:line="240" w:lineRule="auto"/>
        <w:rPr>
          <w:rFonts w:cs="Calibri"/>
          <w:color w:val="1D1F21"/>
          <w:sz w:val="20"/>
          <w:szCs w:val="20"/>
        </w:rPr>
      </w:pPr>
    </w:p>
    <w:p w14:paraId="6932C9E0" w14:textId="77777777" w:rsidR="000D7297" w:rsidRDefault="000D7297" w:rsidP="00CC1AC0">
      <w:pPr>
        <w:autoSpaceDE w:val="0"/>
        <w:autoSpaceDN w:val="0"/>
        <w:adjustRightInd w:val="0"/>
        <w:spacing w:after="0" w:line="360" w:lineRule="auto"/>
        <w:rPr>
          <w:rFonts w:cs="Calibri"/>
          <w:color w:val="1D1F21"/>
          <w:sz w:val="20"/>
          <w:szCs w:val="20"/>
        </w:rPr>
      </w:pPr>
      <w:r w:rsidRPr="000D7297">
        <w:rPr>
          <w:rFonts w:cs="Calibri"/>
          <w:color w:val="1D1F21"/>
          <w:sz w:val="20"/>
          <w:szCs w:val="20"/>
        </w:rPr>
        <w:t>Data Encryption at Rest:</w:t>
      </w:r>
    </w:p>
    <w:p w14:paraId="5C77905B" w14:textId="77777777" w:rsidR="000D7297" w:rsidRDefault="00CC1AC0" w:rsidP="00CC1AC0">
      <w:pPr>
        <w:autoSpaceDE w:val="0"/>
        <w:autoSpaceDN w:val="0"/>
        <w:adjustRightInd w:val="0"/>
        <w:spacing w:after="0" w:line="360" w:lineRule="auto"/>
        <w:rPr>
          <w:rFonts w:cs="Calibri"/>
          <w:color w:val="1D1F21"/>
          <w:sz w:val="20"/>
          <w:szCs w:val="20"/>
        </w:rPr>
      </w:pPr>
      <w:r>
        <w:rPr>
          <w:rFonts w:ascii="MS Gothic" w:eastAsia="MS Gothic" w:hAnsi="MS Gothic" w:cs="MS Gothic"/>
          <w:color w:val="1D1F21"/>
          <w:sz w:val="20"/>
          <w:szCs w:val="20"/>
        </w:rPr>
        <w:tab/>
      </w:r>
      <w:r w:rsidR="000D7297" w:rsidRPr="000D7297">
        <w:rPr>
          <w:rFonts w:ascii="MS Gothic" w:eastAsia="MS Gothic" w:hAnsi="MS Gothic" w:cs="MS Gothic" w:hint="eastAsia"/>
          <w:color w:val="1D1F21"/>
          <w:sz w:val="20"/>
          <w:szCs w:val="20"/>
        </w:rPr>
        <w:t>・</w:t>
      </w:r>
      <w:r w:rsidR="000D7297" w:rsidRPr="000D7297">
        <w:rPr>
          <w:rFonts w:cs="Calibri"/>
          <w:color w:val="1D1F21"/>
          <w:sz w:val="20"/>
          <w:szCs w:val="20"/>
        </w:rPr>
        <w:t xml:space="preserve"> 256 bit AES encryption</w:t>
      </w:r>
    </w:p>
    <w:p w14:paraId="71E9E82B" w14:textId="77777777" w:rsidR="00FC32B6" w:rsidRPr="000D7297" w:rsidRDefault="00FC32B6" w:rsidP="000D7297">
      <w:pPr>
        <w:autoSpaceDE w:val="0"/>
        <w:autoSpaceDN w:val="0"/>
        <w:adjustRightInd w:val="0"/>
        <w:spacing w:after="0" w:line="240" w:lineRule="auto"/>
        <w:rPr>
          <w:rFonts w:cs="Calibri"/>
          <w:color w:val="1D1F21"/>
          <w:sz w:val="20"/>
          <w:szCs w:val="20"/>
        </w:rPr>
      </w:pPr>
    </w:p>
    <w:p w14:paraId="357CB627" w14:textId="77777777" w:rsidR="000D7297" w:rsidRDefault="000D7297" w:rsidP="000D7297">
      <w:pPr>
        <w:autoSpaceDE w:val="0"/>
        <w:autoSpaceDN w:val="0"/>
        <w:adjustRightInd w:val="0"/>
        <w:spacing w:after="0" w:line="240" w:lineRule="auto"/>
        <w:rPr>
          <w:rFonts w:cs="Calibri-Italic"/>
          <w:i/>
          <w:iCs/>
          <w:color w:val="1D1F21"/>
          <w:sz w:val="20"/>
          <w:szCs w:val="20"/>
        </w:rPr>
      </w:pPr>
      <w:r w:rsidRPr="000D7297">
        <w:rPr>
          <w:rFonts w:cs="Calibri-Italic"/>
          <w:i/>
          <w:iCs/>
          <w:color w:val="1D1F21"/>
          <w:sz w:val="20"/>
          <w:szCs w:val="20"/>
        </w:rPr>
        <w:t>Vulnerability Identification and Remediation</w:t>
      </w:r>
    </w:p>
    <w:p w14:paraId="0C64CBD1" w14:textId="77777777" w:rsidR="00FC32B6" w:rsidRPr="000D7297" w:rsidRDefault="00FC32B6" w:rsidP="000D7297">
      <w:pPr>
        <w:autoSpaceDE w:val="0"/>
        <w:autoSpaceDN w:val="0"/>
        <w:adjustRightInd w:val="0"/>
        <w:spacing w:after="0" w:line="240" w:lineRule="auto"/>
        <w:rPr>
          <w:rFonts w:cs="Calibri-Italic"/>
          <w:i/>
          <w:iCs/>
          <w:color w:val="1D1F21"/>
          <w:sz w:val="20"/>
          <w:szCs w:val="20"/>
        </w:rPr>
      </w:pPr>
    </w:p>
    <w:p w14:paraId="11EBB5A5" w14:textId="77777777" w:rsidR="000D7297" w:rsidRP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We use proactive methodologies to detect, assess, prioritize, and respond to vulnerabilities with speed and</w:t>
      </w:r>
    </w:p>
    <w:p w14:paraId="1AA42E92" w14:textId="77777777" w:rsidR="000D7297" w:rsidRP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confidence. This comprehensive approach combines the power of vulnerability assessment to detect potential</w:t>
      </w:r>
    </w:p>
    <w:p w14:paraId="279B5049" w14:textId="77777777" w:rsidR="000D7297" w:rsidRP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weaknesses, penetration testing to act on and verify the legitimacy of any vulnerabilities found, and</w:t>
      </w:r>
    </w:p>
    <w:p w14:paraId="0C63D1AC" w14:textId="77777777" w:rsid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implementation of remediation strategies to eliminate identified threats.</w:t>
      </w:r>
    </w:p>
    <w:p w14:paraId="6C6F5C18" w14:textId="77777777" w:rsidR="00FC32B6" w:rsidRPr="000D7297" w:rsidRDefault="00FC32B6" w:rsidP="000D7297">
      <w:pPr>
        <w:autoSpaceDE w:val="0"/>
        <w:autoSpaceDN w:val="0"/>
        <w:adjustRightInd w:val="0"/>
        <w:spacing w:after="0" w:line="240" w:lineRule="auto"/>
        <w:rPr>
          <w:rFonts w:cs="Calibri"/>
          <w:color w:val="1D1F21"/>
          <w:sz w:val="20"/>
          <w:szCs w:val="20"/>
        </w:rPr>
      </w:pPr>
    </w:p>
    <w:p w14:paraId="072CEFCC" w14:textId="77777777" w:rsidR="000D7297" w:rsidRPr="000D7297" w:rsidRDefault="000D7297" w:rsidP="000D7297">
      <w:pPr>
        <w:autoSpaceDE w:val="0"/>
        <w:autoSpaceDN w:val="0"/>
        <w:adjustRightInd w:val="0"/>
        <w:spacing w:after="0" w:line="240" w:lineRule="auto"/>
        <w:rPr>
          <w:rFonts w:cs="Calibri-Italic"/>
          <w:i/>
          <w:iCs/>
          <w:color w:val="1D1F21"/>
          <w:sz w:val="20"/>
          <w:szCs w:val="20"/>
        </w:rPr>
      </w:pPr>
      <w:r w:rsidRPr="000D7297">
        <w:rPr>
          <w:rFonts w:cs="Calibri-Italic"/>
          <w:i/>
          <w:iCs/>
          <w:color w:val="1D1F21"/>
          <w:sz w:val="20"/>
          <w:szCs w:val="20"/>
        </w:rPr>
        <w:t>Security Monitoring and Response</w:t>
      </w:r>
    </w:p>
    <w:p w14:paraId="61F807F3" w14:textId="77777777" w:rsidR="000D7297" w:rsidRP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Veritone’s Security Operations Team of trusted experts brings decades of experience with a proven track record</w:t>
      </w:r>
    </w:p>
    <w:p w14:paraId="0355E0E1" w14:textId="77777777" w:rsidR="000D7297" w:rsidRP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for delivering world-class protection. Our monitoring infrastructure collects network traffic, data, and system</w:t>
      </w:r>
    </w:p>
    <w:p w14:paraId="10A0C4EC" w14:textId="77777777" w:rsid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configuration details for continuous monitoring and effective incident response.</w:t>
      </w:r>
    </w:p>
    <w:p w14:paraId="02AF5985" w14:textId="77777777" w:rsidR="00FC32B6" w:rsidRPr="000D7297" w:rsidRDefault="00FC32B6" w:rsidP="000D7297">
      <w:pPr>
        <w:autoSpaceDE w:val="0"/>
        <w:autoSpaceDN w:val="0"/>
        <w:adjustRightInd w:val="0"/>
        <w:spacing w:after="0" w:line="240" w:lineRule="auto"/>
        <w:rPr>
          <w:rFonts w:cs="Calibri"/>
          <w:color w:val="1D1F21"/>
          <w:sz w:val="20"/>
          <w:szCs w:val="20"/>
        </w:rPr>
      </w:pPr>
    </w:p>
    <w:p w14:paraId="1C09F73F" w14:textId="77777777" w:rsidR="000D7297" w:rsidRPr="000D7297" w:rsidRDefault="000D7297" w:rsidP="000D7297">
      <w:pPr>
        <w:autoSpaceDE w:val="0"/>
        <w:autoSpaceDN w:val="0"/>
        <w:adjustRightInd w:val="0"/>
        <w:spacing w:after="0" w:line="240" w:lineRule="auto"/>
        <w:rPr>
          <w:rFonts w:cs="Calibri-Italic"/>
          <w:i/>
          <w:iCs/>
          <w:color w:val="1D1F21"/>
          <w:sz w:val="20"/>
          <w:szCs w:val="20"/>
        </w:rPr>
      </w:pPr>
      <w:r w:rsidRPr="000D7297">
        <w:rPr>
          <w:rFonts w:cs="Calibri-Italic"/>
          <w:i/>
          <w:iCs/>
          <w:color w:val="1D1F21"/>
          <w:sz w:val="20"/>
          <w:szCs w:val="20"/>
        </w:rPr>
        <w:t>Security Upgrades</w:t>
      </w:r>
    </w:p>
    <w:p w14:paraId="455EDAA5" w14:textId="77777777" w:rsidR="000D7297" w:rsidRPr="000D7297" w:rsidRDefault="000D7297" w:rsidP="000D7297">
      <w:pPr>
        <w:autoSpaceDE w:val="0"/>
        <w:autoSpaceDN w:val="0"/>
        <w:adjustRightInd w:val="0"/>
        <w:spacing w:after="0" w:line="240" w:lineRule="auto"/>
        <w:rPr>
          <w:rFonts w:cs="Calibri"/>
          <w:color w:val="000000"/>
          <w:sz w:val="20"/>
          <w:szCs w:val="20"/>
        </w:rPr>
      </w:pPr>
      <w:r w:rsidRPr="000D7297">
        <w:rPr>
          <w:rFonts w:cs="Calibri"/>
          <w:color w:val="000000"/>
          <w:sz w:val="20"/>
          <w:szCs w:val="20"/>
        </w:rPr>
        <w:t>As a Veritone customer, you can be sure your security protection is never obsolete. Our SaaS environment</w:t>
      </w:r>
    </w:p>
    <w:p w14:paraId="62F6C39B" w14:textId="77777777" w:rsidR="000D7297" w:rsidRPr="000D7297" w:rsidRDefault="000D7297" w:rsidP="000D7297">
      <w:pPr>
        <w:autoSpaceDE w:val="0"/>
        <w:autoSpaceDN w:val="0"/>
        <w:adjustRightInd w:val="0"/>
        <w:spacing w:after="0" w:line="240" w:lineRule="auto"/>
        <w:rPr>
          <w:rFonts w:cs="Calibri"/>
          <w:color w:val="000000"/>
          <w:sz w:val="20"/>
          <w:szCs w:val="20"/>
        </w:rPr>
      </w:pPr>
      <w:r w:rsidRPr="000D7297">
        <w:rPr>
          <w:rFonts w:cs="Calibri"/>
          <w:color w:val="000000"/>
          <w:sz w:val="20"/>
          <w:szCs w:val="20"/>
        </w:rPr>
        <w:t>seamlessly delivers automatic security upgrades and patches as part of the software development cycle — without</w:t>
      </w:r>
    </w:p>
    <w:p w14:paraId="2FBAFF14" w14:textId="77777777" w:rsidR="000D7297" w:rsidRDefault="000D7297" w:rsidP="000D7297">
      <w:pPr>
        <w:autoSpaceDE w:val="0"/>
        <w:autoSpaceDN w:val="0"/>
        <w:adjustRightInd w:val="0"/>
        <w:spacing w:after="0" w:line="240" w:lineRule="auto"/>
        <w:rPr>
          <w:rFonts w:cs="Calibri"/>
          <w:color w:val="000000"/>
          <w:sz w:val="20"/>
          <w:szCs w:val="20"/>
        </w:rPr>
      </w:pPr>
      <w:r w:rsidRPr="000D7297">
        <w:rPr>
          <w:rFonts w:cs="Calibri"/>
          <w:color w:val="000000"/>
          <w:sz w:val="20"/>
          <w:szCs w:val="20"/>
        </w:rPr>
        <w:t>any action required from you.</w:t>
      </w:r>
    </w:p>
    <w:p w14:paraId="33D88014" w14:textId="77777777" w:rsidR="00FC32B6" w:rsidRPr="000D7297" w:rsidRDefault="00FC32B6" w:rsidP="000D7297">
      <w:pPr>
        <w:autoSpaceDE w:val="0"/>
        <w:autoSpaceDN w:val="0"/>
        <w:adjustRightInd w:val="0"/>
        <w:spacing w:after="0" w:line="240" w:lineRule="auto"/>
        <w:rPr>
          <w:rFonts w:cs="Calibri"/>
          <w:color w:val="000000"/>
          <w:sz w:val="20"/>
          <w:szCs w:val="20"/>
        </w:rPr>
      </w:pPr>
    </w:p>
    <w:p w14:paraId="13B642A1" w14:textId="77777777" w:rsidR="000D7297" w:rsidRPr="000D7297" w:rsidRDefault="000D7297" w:rsidP="000D7297">
      <w:pPr>
        <w:autoSpaceDE w:val="0"/>
        <w:autoSpaceDN w:val="0"/>
        <w:adjustRightInd w:val="0"/>
        <w:spacing w:after="0" w:line="240" w:lineRule="auto"/>
        <w:rPr>
          <w:rFonts w:cs="Calibri-Bold"/>
          <w:b/>
          <w:bCs/>
          <w:color w:val="1D1F21"/>
          <w:sz w:val="20"/>
          <w:szCs w:val="20"/>
        </w:rPr>
      </w:pPr>
      <w:r w:rsidRPr="000D7297">
        <w:rPr>
          <w:rFonts w:cs="Calibri-Bold"/>
          <w:b/>
          <w:bCs/>
          <w:color w:val="1D1F21"/>
          <w:sz w:val="20"/>
          <w:szCs w:val="20"/>
        </w:rPr>
        <w:t>Shared Security Responsibility</w:t>
      </w:r>
    </w:p>
    <w:p w14:paraId="5226D947" w14:textId="77777777" w:rsidR="000D7297" w:rsidRP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Working together is the only way to protect the confidentiality, integrity, and availability of our systems and your</w:t>
      </w:r>
    </w:p>
    <w:p w14:paraId="376A5AE0" w14:textId="77777777" w:rsidR="000D7297" w:rsidRP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data. Shared security responsibility between you and Veritone builds an in-depth security defense strategy against</w:t>
      </w:r>
    </w:p>
    <w:p w14:paraId="062D144D" w14:textId="77777777" w:rsidR="000D7297" w:rsidRP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malicious attacks. While Veritone is responsible for securing the underlying infrastructure that supports the cloud,</w:t>
      </w:r>
    </w:p>
    <w:p w14:paraId="0A70880C" w14:textId="77777777" w:rsidR="000D7297" w:rsidRP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you’re responsible for anything you upload or connect to the platform. This shared security responsibility model is</w:t>
      </w:r>
    </w:p>
    <w:p w14:paraId="1A1FDF12" w14:textId="77777777" w:rsidR="000D7297" w:rsidRP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designed to reduce your operational burden and may even improve your default security posture without</w:t>
      </w:r>
    </w:p>
    <w:p w14:paraId="53BD7D8B" w14:textId="77777777" w:rsid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requiring any additional action on your part.</w:t>
      </w:r>
    </w:p>
    <w:p w14:paraId="27862CB1" w14:textId="77777777" w:rsidR="00FC32B6" w:rsidRPr="000D7297" w:rsidRDefault="00FC32B6" w:rsidP="000D7297">
      <w:pPr>
        <w:autoSpaceDE w:val="0"/>
        <w:autoSpaceDN w:val="0"/>
        <w:adjustRightInd w:val="0"/>
        <w:spacing w:after="0" w:line="240" w:lineRule="auto"/>
        <w:rPr>
          <w:rFonts w:cs="Calibri"/>
          <w:color w:val="1D1F21"/>
          <w:sz w:val="20"/>
          <w:szCs w:val="20"/>
        </w:rPr>
      </w:pPr>
    </w:p>
    <w:p w14:paraId="616D4B0E" w14:textId="77777777" w:rsidR="000D7297" w:rsidRPr="000D7297" w:rsidRDefault="000D7297" w:rsidP="000D7297">
      <w:pPr>
        <w:autoSpaceDE w:val="0"/>
        <w:autoSpaceDN w:val="0"/>
        <w:adjustRightInd w:val="0"/>
        <w:spacing w:after="0" w:line="240" w:lineRule="auto"/>
        <w:rPr>
          <w:rFonts w:cs="Calibri-Bold"/>
          <w:b/>
          <w:bCs/>
          <w:color w:val="1D1F21"/>
          <w:sz w:val="20"/>
          <w:szCs w:val="20"/>
        </w:rPr>
      </w:pPr>
      <w:r w:rsidRPr="000D7297">
        <w:rPr>
          <w:rFonts w:cs="Calibri-Bold"/>
          <w:b/>
          <w:bCs/>
          <w:color w:val="1D1F21"/>
          <w:sz w:val="20"/>
          <w:szCs w:val="20"/>
        </w:rPr>
        <w:t>Reporting Security Issues or Vulnerabilities</w:t>
      </w:r>
    </w:p>
    <w:p w14:paraId="38E5403D" w14:textId="77777777" w:rsidR="000D7297" w:rsidRP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We take all matters relating to our customers’ security very seriously and are constantly working to improve our</w:t>
      </w:r>
    </w:p>
    <w:p w14:paraId="4DDE2A11" w14:textId="77777777" w:rsidR="000D7297" w:rsidRP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product security measures. If you discover a potential security vulnerability that affects Veritone’s website or</w:t>
      </w:r>
    </w:p>
    <w:p w14:paraId="5F00BA12" w14:textId="77777777" w:rsidR="000D7297" w:rsidRP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 xml:space="preserve">products, send an email with complete details to </w:t>
      </w:r>
      <w:r w:rsidRPr="000D7297">
        <w:rPr>
          <w:rFonts w:cs="Calibri"/>
          <w:color w:val="000000"/>
          <w:sz w:val="20"/>
          <w:szCs w:val="20"/>
        </w:rPr>
        <w:t>infosec@veritone.com</w:t>
      </w:r>
      <w:r w:rsidRPr="000D7297">
        <w:rPr>
          <w:rFonts w:cs="Calibri"/>
          <w:color w:val="1D1F21"/>
          <w:sz w:val="20"/>
          <w:szCs w:val="20"/>
        </w:rPr>
        <w:t>. To minimize any damage from the</w:t>
      </w:r>
    </w:p>
    <w:p w14:paraId="39EF33F5" w14:textId="77777777" w:rsidR="000D7297" w:rsidRP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vulnerability, please allow reasonable time for us to investigate and mitigate the issue before publicly sharing any</w:t>
      </w:r>
    </w:p>
    <w:p w14:paraId="28A91BAB" w14:textId="77777777" w:rsidR="000D7297" w:rsidRDefault="000D7297" w:rsidP="000D7297">
      <w:pPr>
        <w:autoSpaceDE w:val="0"/>
        <w:autoSpaceDN w:val="0"/>
        <w:adjustRightInd w:val="0"/>
        <w:spacing w:after="0" w:line="240" w:lineRule="auto"/>
        <w:rPr>
          <w:rFonts w:cs="Calibri"/>
          <w:color w:val="1D1F21"/>
          <w:sz w:val="20"/>
          <w:szCs w:val="20"/>
        </w:rPr>
      </w:pPr>
      <w:r w:rsidRPr="000D7297">
        <w:rPr>
          <w:rFonts w:cs="Calibri"/>
          <w:color w:val="1D1F21"/>
          <w:sz w:val="20"/>
          <w:szCs w:val="20"/>
        </w:rPr>
        <w:t>information.</w:t>
      </w:r>
    </w:p>
    <w:p w14:paraId="0CE5C443" w14:textId="77777777" w:rsidR="001F2B02" w:rsidRPr="000D7297" w:rsidRDefault="001F2B02" w:rsidP="000D7297">
      <w:pPr>
        <w:autoSpaceDE w:val="0"/>
        <w:autoSpaceDN w:val="0"/>
        <w:adjustRightInd w:val="0"/>
        <w:spacing w:after="0" w:line="240" w:lineRule="auto"/>
        <w:rPr>
          <w:rFonts w:cs="Calibri"/>
          <w:color w:val="1D1F21"/>
          <w:sz w:val="20"/>
          <w:szCs w:val="20"/>
        </w:rPr>
      </w:pPr>
    </w:p>
    <w:p w14:paraId="7A97248B" w14:textId="77777777" w:rsidR="004908C3" w:rsidRPr="000D7297" w:rsidRDefault="000D7297" w:rsidP="000D7297">
      <w:pPr>
        <w:rPr>
          <w:sz w:val="20"/>
          <w:szCs w:val="20"/>
        </w:rPr>
      </w:pPr>
      <w:r w:rsidRPr="000D7297">
        <w:rPr>
          <w:rFonts w:cs="Calibri"/>
          <w:color w:val="1D1F21"/>
          <w:sz w:val="20"/>
          <w:szCs w:val="20"/>
        </w:rPr>
        <w:t xml:space="preserve">All non-security related issues should be directed to </w:t>
      </w:r>
      <w:r w:rsidRPr="000D7297">
        <w:rPr>
          <w:rFonts w:cs="Calibri"/>
          <w:color w:val="000000"/>
          <w:sz w:val="20"/>
          <w:szCs w:val="20"/>
        </w:rPr>
        <w:t>Veritone Customer Success Team.</w:t>
      </w:r>
    </w:p>
    <w:sectPr w:rsidR="004908C3" w:rsidRPr="000D7297" w:rsidSect="00A26885">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9A209A" w14:textId="77777777" w:rsidR="002E7ED8" w:rsidRDefault="002E7ED8" w:rsidP="00D77A45">
      <w:pPr>
        <w:spacing w:after="0" w:line="240" w:lineRule="auto"/>
      </w:pPr>
      <w:r>
        <w:separator/>
      </w:r>
    </w:p>
  </w:endnote>
  <w:endnote w:type="continuationSeparator" w:id="0">
    <w:p w14:paraId="3F1ABFF0" w14:textId="77777777" w:rsidR="002E7ED8" w:rsidRDefault="002E7ED8" w:rsidP="00D77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Bold">
    <w:panose1 w:val="00000000000000000000"/>
    <w:charset w:val="00"/>
    <w:family w:val="auto"/>
    <w:notTrueType/>
    <w:pitch w:val="default"/>
    <w:sig w:usb0="00000003" w:usb1="00000000" w:usb2="00000000" w:usb3="00000000" w:csb0="00000001" w:csb1="00000000"/>
  </w:font>
  <w:font w:name="Calibri-Italic">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02D9C8" w14:textId="77777777" w:rsidR="002E7ED8" w:rsidRDefault="002E7ED8" w:rsidP="00D77A45">
      <w:pPr>
        <w:spacing w:after="0" w:line="240" w:lineRule="auto"/>
      </w:pPr>
      <w:r>
        <w:separator/>
      </w:r>
    </w:p>
  </w:footnote>
  <w:footnote w:type="continuationSeparator" w:id="0">
    <w:p w14:paraId="05D9E611" w14:textId="77777777" w:rsidR="002E7ED8" w:rsidRDefault="002E7ED8" w:rsidP="00D77A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C05028"/>
    <w:multiLevelType w:val="hybridMultilevel"/>
    <w:tmpl w:val="459AB154"/>
    <w:lvl w:ilvl="0" w:tplc="9698B778">
      <w:start w:val="1"/>
      <w:numFmt w:val="upperLetter"/>
      <w:lvlText w:val="%1."/>
      <w:lvlJc w:val="left"/>
      <w:pPr>
        <w:ind w:left="1800" w:hanging="360"/>
      </w:pPr>
      <w:rPr>
        <w:rFonts w:ascii="Times New Roman" w:eastAsia="Times New Roman" w:hAnsi="Times New Roman"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A">
    <w15:presenceInfo w15:providerId="None" w15:userId="MAA"/>
  </w15:person>
  <w15:person w15:author="Julian Harvey">
    <w15:presenceInfo w15:providerId="AD" w15:userId="S-1-5-21-1902002063-1168399549-1726288727-15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MDocNo" w:val="&lt;UNDEFINED&gt;v&lt;UNDEFINED&gt;"/>
  </w:docVars>
  <w:rsids>
    <w:rsidRoot w:val="000D7297"/>
    <w:rsid w:val="0006793B"/>
    <w:rsid w:val="00096900"/>
    <w:rsid w:val="000A3751"/>
    <w:rsid w:val="000D555B"/>
    <w:rsid w:val="000D7297"/>
    <w:rsid w:val="000F049D"/>
    <w:rsid w:val="001D32F4"/>
    <w:rsid w:val="001F2B02"/>
    <w:rsid w:val="002E7ED8"/>
    <w:rsid w:val="002F1711"/>
    <w:rsid w:val="00367EFE"/>
    <w:rsid w:val="00380234"/>
    <w:rsid w:val="00383F4B"/>
    <w:rsid w:val="0047531C"/>
    <w:rsid w:val="00623DFE"/>
    <w:rsid w:val="006E3109"/>
    <w:rsid w:val="007F4BBD"/>
    <w:rsid w:val="008407DA"/>
    <w:rsid w:val="00852F10"/>
    <w:rsid w:val="008A71E0"/>
    <w:rsid w:val="0097678B"/>
    <w:rsid w:val="0098586B"/>
    <w:rsid w:val="00A26885"/>
    <w:rsid w:val="00A84041"/>
    <w:rsid w:val="00AE404C"/>
    <w:rsid w:val="00B8369E"/>
    <w:rsid w:val="00BD0FBA"/>
    <w:rsid w:val="00BE0765"/>
    <w:rsid w:val="00C4525F"/>
    <w:rsid w:val="00C64917"/>
    <w:rsid w:val="00C82B69"/>
    <w:rsid w:val="00CC1AC0"/>
    <w:rsid w:val="00D46D85"/>
    <w:rsid w:val="00D77A45"/>
    <w:rsid w:val="00DD0E76"/>
    <w:rsid w:val="00DD30DA"/>
    <w:rsid w:val="00E8746B"/>
    <w:rsid w:val="00EB455A"/>
    <w:rsid w:val="00EB7A4C"/>
    <w:rsid w:val="00EC0153"/>
    <w:rsid w:val="00EF2351"/>
    <w:rsid w:val="00F3780B"/>
    <w:rsid w:val="00F71F09"/>
    <w:rsid w:val="00FC3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3CA9A"/>
  <w15:docId w15:val="{003CCD45-3F88-46B9-90DF-BFA83A165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7A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7A45"/>
  </w:style>
  <w:style w:type="paragraph" w:styleId="Footer">
    <w:name w:val="footer"/>
    <w:basedOn w:val="Normal"/>
    <w:link w:val="FooterChar"/>
    <w:uiPriority w:val="99"/>
    <w:unhideWhenUsed/>
    <w:rsid w:val="00D77A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7A45"/>
  </w:style>
  <w:style w:type="paragraph" w:styleId="BalloonText">
    <w:name w:val="Balloon Text"/>
    <w:basedOn w:val="Normal"/>
    <w:link w:val="BalloonTextChar"/>
    <w:uiPriority w:val="99"/>
    <w:semiHidden/>
    <w:unhideWhenUsed/>
    <w:rsid w:val="000A37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751"/>
    <w:rPr>
      <w:rFonts w:ascii="Segoe UI" w:hAnsi="Segoe UI" w:cs="Segoe UI"/>
      <w:sz w:val="18"/>
      <w:szCs w:val="18"/>
    </w:rPr>
  </w:style>
  <w:style w:type="paragraph" w:styleId="ListParagraph">
    <w:name w:val="List Paragraph"/>
    <w:basedOn w:val="Normal"/>
    <w:uiPriority w:val="34"/>
    <w:qFormat/>
    <w:rsid w:val="00A84041"/>
    <w:pPr>
      <w:ind w:left="720"/>
      <w:contextualSpacing/>
    </w:pPr>
  </w:style>
  <w:style w:type="paragraph" w:styleId="Revision">
    <w:name w:val="Revision"/>
    <w:hidden/>
    <w:uiPriority w:val="99"/>
    <w:semiHidden/>
    <w:rsid w:val="00F71F09"/>
    <w:pPr>
      <w:spacing w:after="0" w:line="240" w:lineRule="auto"/>
    </w:pPr>
  </w:style>
  <w:style w:type="character" w:styleId="Hyperlink">
    <w:name w:val="Hyperlink"/>
    <w:basedOn w:val="DefaultParagraphFont"/>
    <w:uiPriority w:val="99"/>
    <w:unhideWhenUsed/>
    <w:rsid w:val="001F2B0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ydung@veriton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3048</Words>
  <Characters>17378</Characters>
  <Application>Microsoft Office Word</Application>
  <DocSecurity>4</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City of Anaheim</Company>
  <LinksUpToDate>false</LinksUpToDate>
  <CharactersWithSpaces>20386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Gregg Audet</dc:creator>
  <cp:lastModifiedBy>Julian Harvey</cp:lastModifiedBy>
  <cp:revision>2</cp:revision>
  <dcterms:created xsi:type="dcterms:W3CDTF">2017-11-10T01:57:00Z</dcterms:created>
  <dcterms:modified xsi:type="dcterms:W3CDTF">2017-11-10T01:57:00Z</dcterms:modified>
</cp:coreProperties>
</file>